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A432DA" w14:textId="525213E3" w:rsidR="00831622" w:rsidRPr="000B3F58" w:rsidRDefault="006C5E5B" w:rsidP="00831622">
      <w:pPr>
        <w:spacing w:line="240" w:lineRule="auto"/>
        <w:jc w:val="center"/>
        <w:rPr>
          <w:b/>
          <w:bCs/>
        </w:rPr>
      </w:pPr>
      <w:r w:rsidRPr="000B3F58">
        <w:rPr>
          <w:b/>
          <w:noProof/>
          <w:lang w:eastAsia="ja-JP"/>
        </w:rPr>
        <mc:AlternateContent>
          <mc:Choice Requires="wps">
            <w:drawing>
              <wp:anchor distT="0" distB="0" distL="114300" distR="114300" simplePos="0" relativeHeight="251660288" behindDoc="0" locked="0" layoutInCell="1" allowOverlap="1" wp14:anchorId="5C85E8BB" wp14:editId="4A72FECD">
                <wp:simplePos x="0" y="0"/>
                <wp:positionH relativeFrom="margin">
                  <wp:posOffset>-145415</wp:posOffset>
                </wp:positionH>
                <wp:positionV relativeFrom="paragraph">
                  <wp:posOffset>16856</wp:posOffset>
                </wp:positionV>
                <wp:extent cx="6416386" cy="8612332"/>
                <wp:effectExtent l="19050" t="19050" r="41910" b="3683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6386" cy="8612332"/>
                        </a:xfrm>
                        <a:prstGeom prst="rect">
                          <a:avLst/>
                        </a:prstGeom>
                        <a:solidFill>
                          <a:srgbClr val="FFFFFF"/>
                        </a:solidFill>
                        <a:ln w="57150" cmpd="thickThin">
                          <a:solidFill>
                            <a:srgbClr val="000000"/>
                          </a:solidFill>
                          <a:miter lim="800000"/>
                          <a:headEnd/>
                          <a:tailEnd/>
                        </a:ln>
                      </wps:spPr>
                      <wps:txbx>
                        <w:txbxContent>
                          <w:p w14:paraId="7E2BFEEF" w14:textId="77777777" w:rsidR="004728EA" w:rsidRDefault="004728EA" w:rsidP="00831622">
                            <w:pPr>
                              <w:spacing w:line="240" w:lineRule="auto"/>
                              <w:jc w:val="center"/>
                              <w:rPr>
                                <w:b/>
                                <w:bCs/>
                              </w:rPr>
                            </w:pPr>
                            <w:r w:rsidRPr="00A57BE2">
                              <w:rPr>
                                <w:b/>
                                <w:bCs/>
                              </w:rPr>
                              <w:t>TRƯỜNG ĐẠI HỌC QUY NHƠN</w:t>
                            </w:r>
                          </w:p>
                          <w:p w14:paraId="78E01A3F" w14:textId="77777777" w:rsidR="004728EA" w:rsidRDefault="004728EA" w:rsidP="00831622">
                            <w:pPr>
                              <w:spacing w:line="240" w:lineRule="auto"/>
                              <w:jc w:val="center"/>
                            </w:pPr>
                            <w:r w:rsidRPr="00A57BE2">
                              <w:t>KHOA CÔNG NGHỆ THÔNG TIN</w:t>
                            </w:r>
                          </w:p>
                          <w:p w14:paraId="485BD3CE" w14:textId="77777777" w:rsidR="004728EA" w:rsidRPr="004665CA" w:rsidRDefault="004728EA" w:rsidP="00831622">
                            <w:pPr>
                              <w:spacing w:after="0" w:line="240" w:lineRule="auto"/>
                              <w:jc w:val="center"/>
                              <w:rPr>
                                <w:sz w:val="18"/>
                              </w:rPr>
                            </w:pPr>
                          </w:p>
                          <w:p w14:paraId="05D9557D" w14:textId="77777777" w:rsidR="004728EA" w:rsidRDefault="004728EA" w:rsidP="00831622">
                            <w:pPr>
                              <w:spacing w:after="0" w:line="240" w:lineRule="auto"/>
                              <w:jc w:val="center"/>
                              <w:rPr>
                                <w:b/>
                                <w:sz w:val="18"/>
                              </w:rPr>
                            </w:pPr>
                          </w:p>
                          <w:p w14:paraId="7DB1531B" w14:textId="77777777" w:rsidR="004728EA" w:rsidRPr="004665CA" w:rsidRDefault="004728EA" w:rsidP="00831622">
                            <w:pPr>
                              <w:spacing w:after="0" w:line="240" w:lineRule="auto"/>
                              <w:jc w:val="center"/>
                              <w:rPr>
                                <w:b/>
                                <w:sz w:val="18"/>
                              </w:rPr>
                            </w:pPr>
                          </w:p>
                          <w:p w14:paraId="7D37A679" w14:textId="307A537E" w:rsidR="004728EA" w:rsidRPr="007B5797" w:rsidRDefault="007B5797" w:rsidP="007B5797">
                            <w:pPr>
                              <w:pStyle w:val="NormalWeb"/>
                              <w:jc w:val="center"/>
                            </w:pPr>
                            <w:r>
                              <w:rPr>
                                <w:noProof/>
                              </w:rPr>
                              <w:drawing>
                                <wp:inline distT="0" distB="0" distL="0" distR="0" wp14:anchorId="650392A8" wp14:editId="2BFE8731">
                                  <wp:extent cx="2028825" cy="2028825"/>
                                  <wp:effectExtent l="0" t="0" r="9525" b="9525"/>
                                  <wp:docPr id="9" name="Picture 9" descr="C:\Users\ADMIN\Downloads\logoQuyNhon-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ownloads\logoQuyNhon-ico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8825" cy="2028825"/>
                                          </a:xfrm>
                                          <a:prstGeom prst="rect">
                                            <a:avLst/>
                                          </a:prstGeom>
                                          <a:noFill/>
                                          <a:ln>
                                            <a:noFill/>
                                          </a:ln>
                                        </pic:spPr>
                                      </pic:pic>
                                    </a:graphicData>
                                  </a:graphic>
                                </wp:inline>
                              </w:drawing>
                            </w:r>
                          </w:p>
                          <w:p w14:paraId="5AFA7B9F" w14:textId="77777777" w:rsidR="004728EA" w:rsidRDefault="004728EA" w:rsidP="00831622">
                            <w:pPr>
                              <w:spacing w:after="0" w:line="240" w:lineRule="auto"/>
                              <w:jc w:val="center"/>
                              <w:rPr>
                                <w:sz w:val="18"/>
                                <w:szCs w:val="18"/>
                              </w:rPr>
                            </w:pPr>
                          </w:p>
                          <w:p w14:paraId="566572C7" w14:textId="77777777" w:rsidR="004728EA" w:rsidRDefault="004728EA" w:rsidP="00831622">
                            <w:pPr>
                              <w:spacing w:after="0" w:line="240" w:lineRule="auto"/>
                              <w:jc w:val="center"/>
                              <w:rPr>
                                <w:sz w:val="18"/>
                                <w:szCs w:val="18"/>
                              </w:rPr>
                            </w:pPr>
                          </w:p>
                          <w:p w14:paraId="0CF12B57" w14:textId="77777777" w:rsidR="004728EA" w:rsidRDefault="004728EA" w:rsidP="00831622">
                            <w:pPr>
                              <w:spacing w:line="240" w:lineRule="auto"/>
                              <w:jc w:val="center"/>
                            </w:pPr>
                            <w:r>
                              <w:t>ĐỀ CƯƠNG</w:t>
                            </w:r>
                          </w:p>
                          <w:p w14:paraId="1B18636D" w14:textId="77777777" w:rsidR="004728EA" w:rsidRDefault="004728EA" w:rsidP="00831622">
                            <w:pPr>
                              <w:spacing w:line="240" w:lineRule="auto"/>
                              <w:jc w:val="center"/>
                            </w:pPr>
                            <w:r>
                              <w:t>KHÓA LUẬN TỐT NGHIỆP</w:t>
                            </w:r>
                          </w:p>
                          <w:p w14:paraId="6B8FE3A5" w14:textId="25FB698E" w:rsidR="004728EA" w:rsidRDefault="009C3940" w:rsidP="00831622">
                            <w:pPr>
                              <w:spacing w:line="240" w:lineRule="auto"/>
                              <w:jc w:val="center"/>
                            </w:pPr>
                            <w:r w:rsidRPr="009C3940">
                              <w:t>ỨNG DỤNG KIẾN TRÚC HYBRID (EDGE-CLOUD) VÀ DEEP LEARNING TRONG BÀI TOÁN NHẬN DIỆN HÀNH VI TÀI XẾ XE KHÁCH</w:t>
                            </w:r>
                          </w:p>
                          <w:p w14:paraId="0A1D23E3" w14:textId="77777777" w:rsidR="004728EA" w:rsidRDefault="004728EA" w:rsidP="00831622">
                            <w:pPr>
                              <w:spacing w:line="240" w:lineRule="auto"/>
                              <w:jc w:val="center"/>
                            </w:pPr>
                          </w:p>
                          <w:p w14:paraId="1AF66128" w14:textId="77777777" w:rsidR="004728EA" w:rsidRDefault="004728EA" w:rsidP="00831622">
                            <w:pPr>
                              <w:spacing w:line="240" w:lineRule="auto"/>
                              <w:jc w:val="center"/>
                            </w:pPr>
                          </w:p>
                          <w:p w14:paraId="78F9FD04" w14:textId="77777777" w:rsidR="004728EA" w:rsidRDefault="004728EA" w:rsidP="00831622">
                            <w:pPr>
                              <w:spacing w:line="240" w:lineRule="auto"/>
                              <w:jc w:val="center"/>
                            </w:pPr>
                          </w:p>
                          <w:p w14:paraId="296C7937" w14:textId="77777777" w:rsidR="004728EA" w:rsidRDefault="004728EA" w:rsidP="00831622">
                            <w:pPr>
                              <w:spacing w:line="240" w:lineRule="auto"/>
                              <w:jc w:val="cente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4728EA" w14:paraId="4A8DF939" w14:textId="77777777" w:rsidTr="004728EA">
                              <w:tc>
                                <w:tcPr>
                                  <w:tcW w:w="3150" w:type="dxa"/>
                                </w:tcPr>
                                <w:p w14:paraId="41730913" w14:textId="77777777" w:rsidR="004728EA" w:rsidRDefault="004728EA" w:rsidP="004728EA">
                                  <w:r>
                                    <w:t>Sinh viên</w:t>
                                  </w:r>
                                </w:p>
                              </w:tc>
                              <w:tc>
                                <w:tcPr>
                                  <w:tcW w:w="3150" w:type="dxa"/>
                                </w:tcPr>
                                <w:p w14:paraId="752FEC6D" w14:textId="4492D444" w:rsidR="004728EA" w:rsidRDefault="009C3940" w:rsidP="004728EA">
                                  <w:r>
                                    <w:t>La Đại Lộc</w:t>
                                  </w:r>
                                </w:p>
                              </w:tc>
                            </w:tr>
                            <w:tr w:rsidR="004728EA" w14:paraId="455263FD" w14:textId="77777777" w:rsidTr="004728EA">
                              <w:tc>
                                <w:tcPr>
                                  <w:tcW w:w="3150" w:type="dxa"/>
                                </w:tcPr>
                                <w:p w14:paraId="439EE1A3" w14:textId="77777777" w:rsidR="004728EA" w:rsidRDefault="004728EA" w:rsidP="004728EA">
                                  <w:r>
                                    <w:t>Chuyên ngành</w:t>
                                  </w:r>
                                </w:p>
                              </w:tc>
                              <w:tc>
                                <w:tcPr>
                                  <w:tcW w:w="3150" w:type="dxa"/>
                                </w:tcPr>
                                <w:p w14:paraId="41431390" w14:textId="46C44CBF" w:rsidR="004728EA" w:rsidRDefault="009C3940" w:rsidP="004728EA">
                                  <w:r>
                                    <w:t>Công nghệ phần mềm</w:t>
                                  </w:r>
                                </w:p>
                              </w:tc>
                            </w:tr>
                            <w:tr w:rsidR="004728EA" w14:paraId="137A6583" w14:textId="77777777" w:rsidTr="004728EA">
                              <w:tc>
                                <w:tcPr>
                                  <w:tcW w:w="3150" w:type="dxa"/>
                                </w:tcPr>
                                <w:p w14:paraId="04D2B13D" w14:textId="77777777" w:rsidR="004728EA" w:rsidRDefault="004728EA" w:rsidP="004728EA">
                                  <w:r>
                                    <w:t>Khóa học</w:t>
                                  </w:r>
                                </w:p>
                              </w:tc>
                              <w:tc>
                                <w:tcPr>
                                  <w:tcW w:w="3150" w:type="dxa"/>
                                </w:tcPr>
                                <w:p w14:paraId="21E619D9" w14:textId="710FE398" w:rsidR="004728EA" w:rsidRDefault="009C3940" w:rsidP="004728EA">
                                  <w:r>
                                    <w:t>K45</w:t>
                                  </w:r>
                                </w:p>
                              </w:tc>
                            </w:tr>
                            <w:tr w:rsidR="004728EA" w14:paraId="595CA7A3" w14:textId="77777777" w:rsidTr="004728EA">
                              <w:tc>
                                <w:tcPr>
                                  <w:tcW w:w="3150" w:type="dxa"/>
                                </w:tcPr>
                                <w:p w14:paraId="59951799" w14:textId="77777777" w:rsidR="004728EA" w:rsidRDefault="004728EA" w:rsidP="004728EA"/>
                              </w:tc>
                              <w:tc>
                                <w:tcPr>
                                  <w:tcW w:w="3150" w:type="dxa"/>
                                </w:tcPr>
                                <w:p w14:paraId="47B72D96" w14:textId="77777777" w:rsidR="004728EA" w:rsidRDefault="004728EA" w:rsidP="004728EA"/>
                              </w:tc>
                            </w:tr>
                            <w:tr w:rsidR="004728EA" w14:paraId="5ACE36D9" w14:textId="77777777" w:rsidTr="004728EA">
                              <w:tc>
                                <w:tcPr>
                                  <w:tcW w:w="3150" w:type="dxa"/>
                                </w:tcPr>
                                <w:p w14:paraId="5297F161" w14:textId="77777777" w:rsidR="004728EA" w:rsidRDefault="004728EA" w:rsidP="004728EA"/>
                              </w:tc>
                              <w:tc>
                                <w:tcPr>
                                  <w:tcW w:w="3150" w:type="dxa"/>
                                </w:tcPr>
                                <w:p w14:paraId="2A13F5EC" w14:textId="77777777" w:rsidR="004728EA" w:rsidRDefault="004728EA" w:rsidP="004728EA"/>
                              </w:tc>
                            </w:tr>
                          </w:tbl>
                          <w:p w14:paraId="341B140D" w14:textId="77777777" w:rsidR="004728EA" w:rsidRPr="00AD5508" w:rsidRDefault="004728EA" w:rsidP="00831622">
                            <w:pPr>
                              <w:spacing w:after="0" w:line="240" w:lineRule="auto"/>
                              <w:jc w:val="center"/>
                              <w:rPr>
                                <w:b/>
                                <w:sz w:val="18"/>
                                <w:szCs w:val="18"/>
                              </w:rPr>
                            </w:pPr>
                          </w:p>
                          <w:p w14:paraId="0DDCFBCF" w14:textId="77777777" w:rsidR="004728EA" w:rsidRDefault="004728EA" w:rsidP="00831622">
                            <w:pPr>
                              <w:spacing w:after="0" w:line="240" w:lineRule="auto"/>
                              <w:jc w:val="center"/>
                              <w:rPr>
                                <w:sz w:val="18"/>
                                <w:szCs w:val="18"/>
                              </w:rPr>
                            </w:pPr>
                          </w:p>
                          <w:p w14:paraId="71B4F9CE" w14:textId="77777777" w:rsidR="004728EA" w:rsidRDefault="004728EA" w:rsidP="00831622">
                            <w:pPr>
                              <w:spacing w:after="0" w:line="240" w:lineRule="auto"/>
                              <w:jc w:val="center"/>
                              <w:rPr>
                                <w:sz w:val="18"/>
                                <w:szCs w:val="18"/>
                              </w:rPr>
                            </w:pPr>
                          </w:p>
                          <w:p w14:paraId="46E04A39" w14:textId="77777777" w:rsidR="004728EA" w:rsidRDefault="004728EA" w:rsidP="00831622">
                            <w:pPr>
                              <w:spacing w:after="0" w:line="240" w:lineRule="auto"/>
                              <w:jc w:val="center"/>
                              <w:rPr>
                                <w:sz w:val="18"/>
                                <w:szCs w:val="18"/>
                              </w:rPr>
                            </w:pPr>
                          </w:p>
                          <w:p w14:paraId="258C4640" w14:textId="77777777" w:rsidR="004728EA" w:rsidRDefault="004728EA" w:rsidP="00831622">
                            <w:pPr>
                              <w:spacing w:after="0" w:line="240" w:lineRule="auto"/>
                              <w:jc w:val="center"/>
                              <w:rPr>
                                <w:sz w:val="18"/>
                                <w:szCs w:val="18"/>
                              </w:rPr>
                            </w:pPr>
                          </w:p>
                          <w:p w14:paraId="116FBB0D" w14:textId="77777777" w:rsidR="004728EA" w:rsidRDefault="004728EA" w:rsidP="00831622">
                            <w:pPr>
                              <w:spacing w:after="0" w:line="240" w:lineRule="auto"/>
                              <w:rPr>
                                <w:sz w:val="18"/>
                                <w:szCs w:val="18"/>
                              </w:rPr>
                            </w:pPr>
                          </w:p>
                          <w:p w14:paraId="0667A53D" w14:textId="77777777" w:rsidR="004728EA" w:rsidRDefault="004728EA" w:rsidP="00831622">
                            <w:pPr>
                              <w:spacing w:after="0" w:line="240" w:lineRule="auto"/>
                              <w:jc w:val="center"/>
                              <w:rPr>
                                <w:sz w:val="18"/>
                                <w:szCs w:val="18"/>
                              </w:rPr>
                            </w:pPr>
                          </w:p>
                          <w:p w14:paraId="513ABB86" w14:textId="1F6A787A" w:rsidR="004728EA" w:rsidRDefault="009C3940" w:rsidP="00831622">
                            <w:pPr>
                              <w:spacing w:line="240" w:lineRule="auto"/>
                              <w:jc w:val="center"/>
                            </w:pPr>
                            <w:r>
                              <w:t>Quy Nhơn, tháng 11</w:t>
                            </w:r>
                            <w:r w:rsidR="004728EA">
                              <w:t xml:space="preserve"> </w:t>
                            </w:r>
                            <w:r>
                              <w:t>năm 2025</w:t>
                            </w:r>
                          </w:p>
                          <w:p w14:paraId="5538DD85" w14:textId="77777777" w:rsidR="004728EA" w:rsidRPr="00FA2C7F" w:rsidRDefault="004728EA" w:rsidP="00831622">
                            <w:pPr>
                              <w:spacing w:after="0" w:line="240" w:lineRule="auto"/>
                              <w:jc w:val="center"/>
                              <w:rPr>
                                <w:b/>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85E8BB" id="_x0000_t202" coordsize="21600,21600" o:spt="202" path="m,l,21600r21600,l21600,xe">
                <v:stroke joinstyle="miter"/>
                <v:path gradientshapeok="t" o:connecttype="rect"/>
              </v:shapetype>
              <v:shape id="Text Box 5" o:spid="_x0000_s1026" type="#_x0000_t202" style="position:absolute;left:0;text-align:left;margin-left:-11.45pt;margin-top:1.35pt;width:505.25pt;height:678.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" strokeweight="4.5pt">
                <v:stroke linestyle="thickThin"/>
                <v:textbox>
                  <w:txbxContent>
                    <w:p w14:paraId="7E2BFEEF" w14:textId="77777777" w:rsidR="004728EA" w:rsidRDefault="004728EA" w:rsidP="00831622">
                      <w:pPr>
                        <w:spacing w:line="240" w:lineRule="auto"/>
                        <w:jc w:val="center"/>
                        <w:rPr>
                          <w:b/>
                          <w:bCs/>
                        </w:rPr>
                      </w:pPr>
                      <w:r w:rsidRPr="00A57BE2">
                        <w:rPr>
                          <w:b/>
                          <w:bCs/>
                        </w:rPr>
                        <w:t>TRƯỜNG ĐẠI HỌC QUY NHƠN</w:t>
                      </w:r>
                    </w:p>
                    <w:p w14:paraId="78E01A3F" w14:textId="77777777" w:rsidR="004728EA" w:rsidRDefault="004728EA" w:rsidP="00831622">
                      <w:pPr>
                        <w:spacing w:line="240" w:lineRule="auto"/>
                        <w:jc w:val="center"/>
                      </w:pPr>
                      <w:r w:rsidRPr="00A57BE2">
                        <w:t>KHOA CÔNG NGHỆ THÔNG TIN</w:t>
                      </w:r>
                    </w:p>
                    <w:p w14:paraId="485BD3CE" w14:textId="77777777" w:rsidR="004728EA" w:rsidRPr="004665CA" w:rsidRDefault="004728EA" w:rsidP="00831622">
                      <w:pPr>
                        <w:spacing w:after="0" w:line="240" w:lineRule="auto"/>
                        <w:jc w:val="center"/>
                        <w:rPr>
                          <w:sz w:val="18"/>
                        </w:rPr>
                      </w:pPr>
                    </w:p>
                    <w:p w14:paraId="05D9557D" w14:textId="77777777" w:rsidR="004728EA" w:rsidRDefault="004728EA" w:rsidP="00831622">
                      <w:pPr>
                        <w:spacing w:after="0" w:line="240" w:lineRule="auto"/>
                        <w:jc w:val="center"/>
                        <w:rPr>
                          <w:b/>
                          <w:sz w:val="18"/>
                        </w:rPr>
                      </w:pPr>
                    </w:p>
                    <w:p w14:paraId="7DB1531B" w14:textId="77777777" w:rsidR="004728EA" w:rsidRPr="004665CA" w:rsidRDefault="004728EA" w:rsidP="00831622">
                      <w:pPr>
                        <w:spacing w:after="0" w:line="240" w:lineRule="auto"/>
                        <w:jc w:val="center"/>
                        <w:rPr>
                          <w:b/>
                          <w:sz w:val="18"/>
                        </w:rPr>
                      </w:pPr>
                    </w:p>
                    <w:p w14:paraId="7D37A679" w14:textId="307A537E" w:rsidR="004728EA" w:rsidRPr="007B5797" w:rsidRDefault="007B5797" w:rsidP="007B5797">
                      <w:pPr>
                        <w:pStyle w:val="NormalWeb"/>
                        <w:jc w:val="center"/>
                      </w:pPr>
                      <w:r>
                        <w:rPr>
                          <w:noProof/>
                        </w:rPr>
                        <w:drawing>
                          <wp:inline distT="0" distB="0" distL="0" distR="0" wp14:anchorId="650392A8" wp14:editId="2BFE8731">
                            <wp:extent cx="2028825" cy="2028825"/>
                            <wp:effectExtent l="0" t="0" r="9525" b="9525"/>
                            <wp:docPr id="9" name="Picture 9" descr="C:\Users\ADMIN\Downloads\logoQuyNhon-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ownloads\logoQuyNhon-ico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8825" cy="2028825"/>
                                    </a:xfrm>
                                    <a:prstGeom prst="rect">
                                      <a:avLst/>
                                    </a:prstGeom>
                                    <a:noFill/>
                                    <a:ln>
                                      <a:noFill/>
                                    </a:ln>
                                  </pic:spPr>
                                </pic:pic>
                              </a:graphicData>
                            </a:graphic>
                          </wp:inline>
                        </w:drawing>
                      </w:r>
                    </w:p>
                    <w:p w14:paraId="5AFA7B9F" w14:textId="77777777" w:rsidR="004728EA" w:rsidRDefault="004728EA" w:rsidP="00831622">
                      <w:pPr>
                        <w:spacing w:after="0" w:line="240" w:lineRule="auto"/>
                        <w:jc w:val="center"/>
                        <w:rPr>
                          <w:sz w:val="18"/>
                          <w:szCs w:val="18"/>
                        </w:rPr>
                      </w:pPr>
                    </w:p>
                    <w:p w14:paraId="566572C7" w14:textId="77777777" w:rsidR="004728EA" w:rsidRDefault="004728EA" w:rsidP="00831622">
                      <w:pPr>
                        <w:spacing w:after="0" w:line="240" w:lineRule="auto"/>
                        <w:jc w:val="center"/>
                        <w:rPr>
                          <w:sz w:val="18"/>
                          <w:szCs w:val="18"/>
                        </w:rPr>
                      </w:pPr>
                    </w:p>
                    <w:p w14:paraId="0CF12B57" w14:textId="77777777" w:rsidR="004728EA" w:rsidRDefault="004728EA" w:rsidP="00831622">
                      <w:pPr>
                        <w:spacing w:line="240" w:lineRule="auto"/>
                        <w:jc w:val="center"/>
                      </w:pPr>
                      <w:r>
                        <w:t>ĐỀ CƯƠNG</w:t>
                      </w:r>
                    </w:p>
                    <w:p w14:paraId="1B18636D" w14:textId="77777777" w:rsidR="004728EA" w:rsidRDefault="004728EA" w:rsidP="00831622">
                      <w:pPr>
                        <w:spacing w:line="240" w:lineRule="auto"/>
                        <w:jc w:val="center"/>
                      </w:pPr>
                      <w:r>
                        <w:t>KHÓA LUẬN TỐT NGHIỆP</w:t>
                      </w:r>
                    </w:p>
                    <w:p w14:paraId="6B8FE3A5" w14:textId="25FB698E" w:rsidR="004728EA" w:rsidRDefault="009C3940" w:rsidP="00831622">
                      <w:pPr>
                        <w:spacing w:line="240" w:lineRule="auto"/>
                        <w:jc w:val="center"/>
                      </w:pPr>
                      <w:r w:rsidRPr="009C3940">
                        <w:t>ỨNG DỤNG KIẾN TRÚC HYBRID (EDGE-CLOUD) VÀ DEEP LEARNING TRONG BÀI TOÁN NHẬN DIỆN HÀNH VI TÀI XẾ XE KHÁCH</w:t>
                      </w:r>
                    </w:p>
                    <w:p w14:paraId="0A1D23E3" w14:textId="77777777" w:rsidR="004728EA" w:rsidRDefault="004728EA" w:rsidP="00831622">
                      <w:pPr>
                        <w:spacing w:line="240" w:lineRule="auto"/>
                        <w:jc w:val="center"/>
                      </w:pPr>
                    </w:p>
                    <w:p w14:paraId="1AF66128" w14:textId="77777777" w:rsidR="004728EA" w:rsidRDefault="004728EA" w:rsidP="00831622">
                      <w:pPr>
                        <w:spacing w:line="240" w:lineRule="auto"/>
                        <w:jc w:val="center"/>
                      </w:pPr>
                    </w:p>
                    <w:p w14:paraId="78F9FD04" w14:textId="77777777" w:rsidR="004728EA" w:rsidRDefault="004728EA" w:rsidP="00831622">
                      <w:pPr>
                        <w:spacing w:line="240" w:lineRule="auto"/>
                        <w:jc w:val="center"/>
                      </w:pPr>
                    </w:p>
                    <w:p w14:paraId="296C7937" w14:textId="77777777" w:rsidR="004728EA" w:rsidRDefault="004728EA" w:rsidP="00831622">
                      <w:pPr>
                        <w:spacing w:line="240" w:lineRule="auto"/>
                        <w:jc w:val="cente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4728EA" w14:paraId="4A8DF939" w14:textId="77777777" w:rsidTr="004728EA">
                        <w:tc>
                          <w:tcPr>
                            <w:tcW w:w="3150" w:type="dxa"/>
                          </w:tcPr>
                          <w:p w14:paraId="41730913" w14:textId="77777777" w:rsidR="004728EA" w:rsidRDefault="004728EA" w:rsidP="004728EA">
                            <w:r>
                              <w:t>Sinh viên</w:t>
                            </w:r>
                          </w:p>
                        </w:tc>
                        <w:tc>
                          <w:tcPr>
                            <w:tcW w:w="3150" w:type="dxa"/>
                          </w:tcPr>
                          <w:p w14:paraId="752FEC6D" w14:textId="4492D444" w:rsidR="004728EA" w:rsidRDefault="009C3940" w:rsidP="004728EA">
                            <w:r>
                              <w:t>La Đại Lộc</w:t>
                            </w:r>
                          </w:p>
                        </w:tc>
                      </w:tr>
                      <w:tr w:rsidR="004728EA" w14:paraId="455263FD" w14:textId="77777777" w:rsidTr="004728EA">
                        <w:tc>
                          <w:tcPr>
                            <w:tcW w:w="3150" w:type="dxa"/>
                          </w:tcPr>
                          <w:p w14:paraId="439EE1A3" w14:textId="77777777" w:rsidR="004728EA" w:rsidRDefault="004728EA" w:rsidP="004728EA">
                            <w:r>
                              <w:t>Chuyên ngành</w:t>
                            </w:r>
                          </w:p>
                        </w:tc>
                        <w:tc>
                          <w:tcPr>
                            <w:tcW w:w="3150" w:type="dxa"/>
                          </w:tcPr>
                          <w:p w14:paraId="41431390" w14:textId="46C44CBF" w:rsidR="004728EA" w:rsidRDefault="009C3940" w:rsidP="004728EA">
                            <w:r>
                              <w:t>Công nghệ phần mềm</w:t>
                            </w:r>
                          </w:p>
                        </w:tc>
                      </w:tr>
                      <w:tr w:rsidR="004728EA" w14:paraId="137A6583" w14:textId="77777777" w:rsidTr="004728EA">
                        <w:tc>
                          <w:tcPr>
                            <w:tcW w:w="3150" w:type="dxa"/>
                          </w:tcPr>
                          <w:p w14:paraId="04D2B13D" w14:textId="77777777" w:rsidR="004728EA" w:rsidRDefault="004728EA" w:rsidP="004728EA">
                            <w:r>
                              <w:t>Khóa học</w:t>
                            </w:r>
                          </w:p>
                        </w:tc>
                        <w:tc>
                          <w:tcPr>
                            <w:tcW w:w="3150" w:type="dxa"/>
                          </w:tcPr>
                          <w:p w14:paraId="21E619D9" w14:textId="710FE398" w:rsidR="004728EA" w:rsidRDefault="009C3940" w:rsidP="004728EA">
                            <w:r>
                              <w:t>K45</w:t>
                            </w:r>
                          </w:p>
                        </w:tc>
                      </w:tr>
                      <w:tr w:rsidR="004728EA" w14:paraId="595CA7A3" w14:textId="77777777" w:rsidTr="004728EA">
                        <w:tc>
                          <w:tcPr>
                            <w:tcW w:w="3150" w:type="dxa"/>
                          </w:tcPr>
                          <w:p w14:paraId="59951799" w14:textId="77777777" w:rsidR="004728EA" w:rsidRDefault="004728EA" w:rsidP="004728EA"/>
                        </w:tc>
                        <w:tc>
                          <w:tcPr>
                            <w:tcW w:w="3150" w:type="dxa"/>
                          </w:tcPr>
                          <w:p w14:paraId="47B72D96" w14:textId="77777777" w:rsidR="004728EA" w:rsidRDefault="004728EA" w:rsidP="004728EA"/>
                        </w:tc>
                      </w:tr>
                      <w:tr w:rsidR="004728EA" w14:paraId="5ACE36D9" w14:textId="77777777" w:rsidTr="004728EA">
                        <w:tc>
                          <w:tcPr>
                            <w:tcW w:w="3150" w:type="dxa"/>
                          </w:tcPr>
                          <w:p w14:paraId="5297F161" w14:textId="77777777" w:rsidR="004728EA" w:rsidRDefault="004728EA" w:rsidP="004728EA"/>
                        </w:tc>
                        <w:tc>
                          <w:tcPr>
                            <w:tcW w:w="3150" w:type="dxa"/>
                          </w:tcPr>
                          <w:p w14:paraId="2A13F5EC" w14:textId="77777777" w:rsidR="004728EA" w:rsidRDefault="004728EA" w:rsidP="004728EA"/>
                        </w:tc>
                      </w:tr>
                    </w:tbl>
                    <w:p w14:paraId="341B140D" w14:textId="77777777" w:rsidR="004728EA" w:rsidRPr="00AD5508" w:rsidRDefault="004728EA" w:rsidP="00831622">
                      <w:pPr>
                        <w:spacing w:after="0" w:line="240" w:lineRule="auto"/>
                        <w:jc w:val="center"/>
                        <w:rPr>
                          <w:b/>
                          <w:sz w:val="18"/>
                          <w:szCs w:val="18"/>
                        </w:rPr>
                      </w:pPr>
                    </w:p>
                    <w:p w14:paraId="0DDCFBCF" w14:textId="77777777" w:rsidR="004728EA" w:rsidRDefault="004728EA" w:rsidP="00831622">
                      <w:pPr>
                        <w:spacing w:after="0" w:line="240" w:lineRule="auto"/>
                        <w:jc w:val="center"/>
                        <w:rPr>
                          <w:sz w:val="18"/>
                          <w:szCs w:val="18"/>
                        </w:rPr>
                      </w:pPr>
                    </w:p>
                    <w:p w14:paraId="71B4F9CE" w14:textId="77777777" w:rsidR="004728EA" w:rsidRDefault="004728EA" w:rsidP="00831622">
                      <w:pPr>
                        <w:spacing w:after="0" w:line="240" w:lineRule="auto"/>
                        <w:jc w:val="center"/>
                        <w:rPr>
                          <w:sz w:val="18"/>
                          <w:szCs w:val="18"/>
                        </w:rPr>
                      </w:pPr>
                    </w:p>
                    <w:p w14:paraId="46E04A39" w14:textId="77777777" w:rsidR="004728EA" w:rsidRDefault="004728EA" w:rsidP="00831622">
                      <w:pPr>
                        <w:spacing w:after="0" w:line="240" w:lineRule="auto"/>
                        <w:jc w:val="center"/>
                        <w:rPr>
                          <w:sz w:val="18"/>
                          <w:szCs w:val="18"/>
                        </w:rPr>
                      </w:pPr>
                    </w:p>
                    <w:p w14:paraId="258C4640" w14:textId="77777777" w:rsidR="004728EA" w:rsidRDefault="004728EA" w:rsidP="00831622">
                      <w:pPr>
                        <w:spacing w:after="0" w:line="240" w:lineRule="auto"/>
                        <w:jc w:val="center"/>
                        <w:rPr>
                          <w:sz w:val="18"/>
                          <w:szCs w:val="18"/>
                        </w:rPr>
                      </w:pPr>
                    </w:p>
                    <w:p w14:paraId="116FBB0D" w14:textId="77777777" w:rsidR="004728EA" w:rsidRDefault="004728EA" w:rsidP="00831622">
                      <w:pPr>
                        <w:spacing w:after="0" w:line="240" w:lineRule="auto"/>
                        <w:rPr>
                          <w:sz w:val="18"/>
                          <w:szCs w:val="18"/>
                        </w:rPr>
                      </w:pPr>
                    </w:p>
                    <w:p w14:paraId="0667A53D" w14:textId="77777777" w:rsidR="004728EA" w:rsidRDefault="004728EA" w:rsidP="00831622">
                      <w:pPr>
                        <w:spacing w:after="0" w:line="240" w:lineRule="auto"/>
                        <w:jc w:val="center"/>
                        <w:rPr>
                          <w:sz w:val="18"/>
                          <w:szCs w:val="18"/>
                        </w:rPr>
                      </w:pPr>
                    </w:p>
                    <w:p w14:paraId="513ABB86" w14:textId="1F6A787A" w:rsidR="004728EA" w:rsidRDefault="009C3940" w:rsidP="00831622">
                      <w:pPr>
                        <w:spacing w:line="240" w:lineRule="auto"/>
                        <w:jc w:val="center"/>
                      </w:pPr>
                      <w:r>
                        <w:t>Quy Nhơn, tháng 11</w:t>
                      </w:r>
                      <w:r w:rsidR="004728EA">
                        <w:t xml:space="preserve"> </w:t>
                      </w:r>
                      <w:r>
                        <w:t>năm 2025</w:t>
                      </w:r>
                    </w:p>
                    <w:p w14:paraId="5538DD85" w14:textId="77777777" w:rsidR="004728EA" w:rsidRPr="00FA2C7F" w:rsidRDefault="004728EA" w:rsidP="00831622">
                      <w:pPr>
                        <w:spacing w:after="0" w:line="240" w:lineRule="auto"/>
                        <w:jc w:val="center"/>
                        <w:rPr>
                          <w:b/>
                          <w:sz w:val="18"/>
                          <w:szCs w:val="18"/>
                        </w:rPr>
                      </w:pPr>
                    </w:p>
                  </w:txbxContent>
                </v:textbox>
                <w10:wrap anchorx="margin"/>
              </v:shape>
            </w:pict>
          </mc:Fallback>
        </mc:AlternateContent>
      </w:r>
      <w:r w:rsidR="00831622" w:rsidRPr="000B3F58">
        <w:rPr>
          <w:b/>
          <w:bCs/>
        </w:rPr>
        <w:t>TRƯỜNG ĐẠI HỌC QUY NHƠN</w:t>
      </w:r>
    </w:p>
    <w:p w14:paraId="113F8CB8" w14:textId="6103C593" w:rsidR="00831622" w:rsidRPr="000B3F58" w:rsidRDefault="00831622" w:rsidP="00831622">
      <w:pPr>
        <w:spacing w:line="240" w:lineRule="auto"/>
        <w:jc w:val="center"/>
        <w:rPr>
          <w:b/>
        </w:rPr>
      </w:pPr>
      <w:r w:rsidRPr="000B3F58">
        <w:rPr>
          <w:b/>
        </w:rPr>
        <w:t>KHOA CÔNG NGHỆ THÔNG TIN</w:t>
      </w:r>
    </w:p>
    <w:p w14:paraId="4E06392C" w14:textId="77777777" w:rsidR="00831622" w:rsidRPr="000B3F58" w:rsidRDefault="00831622" w:rsidP="00831622">
      <w:pPr>
        <w:spacing w:after="0" w:line="240" w:lineRule="auto"/>
        <w:jc w:val="center"/>
        <w:rPr>
          <w:b/>
          <w:sz w:val="18"/>
        </w:rPr>
      </w:pPr>
    </w:p>
    <w:p w14:paraId="5FCC2E04" w14:textId="77777777" w:rsidR="00831622" w:rsidRPr="000B3F58" w:rsidRDefault="00831622" w:rsidP="00831622">
      <w:pPr>
        <w:spacing w:after="0" w:line="240" w:lineRule="auto"/>
        <w:jc w:val="center"/>
        <w:rPr>
          <w:b/>
          <w:sz w:val="18"/>
        </w:rPr>
      </w:pPr>
    </w:p>
    <w:p w14:paraId="370E31E9" w14:textId="460F418A" w:rsidR="00831622" w:rsidRPr="000B3F58" w:rsidRDefault="00831622" w:rsidP="00831622">
      <w:pPr>
        <w:spacing w:after="0" w:line="240" w:lineRule="auto"/>
        <w:jc w:val="center"/>
        <w:rPr>
          <w:b/>
        </w:rPr>
      </w:pPr>
      <w:r w:rsidRPr="000B3F58">
        <w:rPr>
          <w:b/>
          <w:noProof/>
          <w:lang w:eastAsia="ja-JP"/>
        </w:rPr>
        <w:drawing>
          <wp:inline distT="0" distB="0" distL="0" distR="0" wp14:anchorId="27DB56D0" wp14:editId="249E353E">
            <wp:extent cx="2120900" cy="20510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20900" cy="2051050"/>
                    </a:xfrm>
                    <a:prstGeom prst="rect">
                      <a:avLst/>
                    </a:prstGeom>
                  </pic:spPr>
                </pic:pic>
              </a:graphicData>
            </a:graphic>
          </wp:inline>
        </w:drawing>
      </w:r>
    </w:p>
    <w:p w14:paraId="369D850C" w14:textId="77777777" w:rsidR="00831622" w:rsidRPr="000B3F58" w:rsidRDefault="00831622" w:rsidP="00831622">
      <w:pPr>
        <w:spacing w:after="0" w:line="240" w:lineRule="auto"/>
        <w:jc w:val="center"/>
        <w:rPr>
          <w:b/>
          <w:sz w:val="18"/>
          <w:szCs w:val="18"/>
        </w:rPr>
      </w:pPr>
    </w:p>
    <w:p w14:paraId="5405E930" w14:textId="77777777" w:rsidR="00831622" w:rsidRPr="000B3F58" w:rsidRDefault="00831622" w:rsidP="00831622">
      <w:pPr>
        <w:spacing w:after="0" w:line="240" w:lineRule="auto"/>
        <w:jc w:val="center"/>
        <w:rPr>
          <w:b/>
          <w:sz w:val="18"/>
          <w:szCs w:val="18"/>
        </w:rPr>
      </w:pPr>
    </w:p>
    <w:p w14:paraId="01CFA963" w14:textId="77777777" w:rsidR="00831622" w:rsidRPr="000B3F58" w:rsidRDefault="00831622" w:rsidP="00831622">
      <w:pPr>
        <w:spacing w:line="240" w:lineRule="auto"/>
        <w:jc w:val="center"/>
        <w:rPr>
          <w:b/>
        </w:rPr>
      </w:pPr>
      <w:r w:rsidRPr="000B3F58">
        <w:rPr>
          <w:b/>
        </w:rPr>
        <w:t>ĐỀ CƯƠNG</w:t>
      </w:r>
    </w:p>
    <w:p w14:paraId="16A1F15E" w14:textId="77777777" w:rsidR="00831622" w:rsidRPr="000B3F58" w:rsidRDefault="00831622" w:rsidP="00831622">
      <w:pPr>
        <w:spacing w:line="240" w:lineRule="auto"/>
        <w:jc w:val="center"/>
        <w:rPr>
          <w:b/>
        </w:rPr>
      </w:pPr>
      <w:r w:rsidRPr="000B3F58">
        <w:rPr>
          <w:b/>
        </w:rPr>
        <w:t>KHÓA LUẬN TỐT NGHIỆP</w:t>
      </w:r>
    </w:p>
    <w:p w14:paraId="5DB551AE" w14:textId="77777777" w:rsidR="00831622" w:rsidRPr="000B3F58" w:rsidRDefault="00831622" w:rsidP="00831622">
      <w:pPr>
        <w:spacing w:line="240" w:lineRule="auto"/>
        <w:jc w:val="center"/>
        <w:rPr>
          <w:b/>
        </w:rPr>
      </w:pPr>
      <w:r w:rsidRPr="000B3F58">
        <w:rPr>
          <w:b/>
        </w:rPr>
        <w:t>XÂY DỰNG MÔ HÌNH DEEP LEARNING NHẬN DẠNG BIỂN BÁO GIAO THÔNG</w:t>
      </w:r>
    </w:p>
    <w:p w14:paraId="100B6957" w14:textId="77777777" w:rsidR="00831622" w:rsidRPr="000B3F58" w:rsidRDefault="00831622" w:rsidP="00831622">
      <w:pPr>
        <w:spacing w:line="240" w:lineRule="auto"/>
        <w:jc w:val="center"/>
        <w:rPr>
          <w:b/>
        </w:rPr>
      </w:pPr>
    </w:p>
    <w:p w14:paraId="20D4DC04" w14:textId="77777777" w:rsidR="00831622" w:rsidRPr="000B3F58" w:rsidRDefault="00831622" w:rsidP="00831622">
      <w:pPr>
        <w:spacing w:line="240" w:lineRule="auto"/>
        <w:jc w:val="center"/>
        <w:rPr>
          <w:b/>
        </w:rPr>
      </w:pPr>
    </w:p>
    <w:p w14:paraId="21093BC7" w14:textId="77777777" w:rsidR="00831622" w:rsidRPr="000B3F58" w:rsidRDefault="00831622" w:rsidP="00831622">
      <w:pPr>
        <w:spacing w:line="240" w:lineRule="auto"/>
        <w:jc w:val="center"/>
        <w:rPr>
          <w:b/>
        </w:rPr>
      </w:pPr>
    </w:p>
    <w:p w14:paraId="7A470F37" w14:textId="77777777" w:rsidR="00831622" w:rsidRPr="000B3F58" w:rsidRDefault="00831622" w:rsidP="00831622">
      <w:pPr>
        <w:spacing w:line="240" w:lineRule="auto"/>
        <w:jc w:val="center"/>
        <w:rPr>
          <w:b/>
        </w:rPr>
      </w:pPr>
    </w:p>
    <w:p w14:paraId="131FAD97" w14:textId="77777777" w:rsidR="00831622" w:rsidRPr="000B3F58" w:rsidRDefault="00831622" w:rsidP="00831622">
      <w:pPr>
        <w:spacing w:line="240" w:lineRule="auto"/>
        <w:jc w:val="center"/>
        <w:rPr>
          <w:b/>
        </w:rP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831622" w:rsidRPr="000B3F58" w14:paraId="05ECC9AE" w14:textId="77777777" w:rsidTr="004728EA">
        <w:tc>
          <w:tcPr>
            <w:tcW w:w="3150" w:type="dxa"/>
          </w:tcPr>
          <w:p w14:paraId="41533007" w14:textId="77777777" w:rsidR="00831622" w:rsidRPr="000B3F58" w:rsidRDefault="00831622" w:rsidP="004728EA">
            <w:pPr>
              <w:rPr>
                <w:b/>
              </w:rPr>
            </w:pPr>
            <w:r w:rsidRPr="000B3F58">
              <w:rPr>
                <w:b/>
              </w:rPr>
              <w:t>Sinh viên</w:t>
            </w:r>
          </w:p>
        </w:tc>
        <w:tc>
          <w:tcPr>
            <w:tcW w:w="3150" w:type="dxa"/>
          </w:tcPr>
          <w:p w14:paraId="2F6662E5" w14:textId="77777777" w:rsidR="00831622" w:rsidRPr="000B3F58" w:rsidRDefault="00831622" w:rsidP="004728EA">
            <w:pPr>
              <w:rPr>
                <w:b/>
              </w:rPr>
            </w:pPr>
            <w:r w:rsidRPr="000B3F58">
              <w:rPr>
                <w:b/>
              </w:rPr>
              <w:t>Lê Thị Minh Tâm</w:t>
            </w:r>
          </w:p>
        </w:tc>
      </w:tr>
      <w:tr w:rsidR="00831622" w:rsidRPr="000B3F58" w14:paraId="7FCEC153" w14:textId="77777777" w:rsidTr="004728EA">
        <w:tc>
          <w:tcPr>
            <w:tcW w:w="3150" w:type="dxa"/>
          </w:tcPr>
          <w:p w14:paraId="6801CD8F" w14:textId="77777777" w:rsidR="00831622" w:rsidRPr="000B3F58" w:rsidRDefault="00831622" w:rsidP="004728EA">
            <w:pPr>
              <w:rPr>
                <w:b/>
              </w:rPr>
            </w:pPr>
            <w:r w:rsidRPr="000B3F58">
              <w:rPr>
                <w:b/>
              </w:rPr>
              <w:t>Chuyên ngành</w:t>
            </w:r>
          </w:p>
        </w:tc>
        <w:tc>
          <w:tcPr>
            <w:tcW w:w="3150" w:type="dxa"/>
          </w:tcPr>
          <w:p w14:paraId="2837CD61" w14:textId="77777777" w:rsidR="00831622" w:rsidRPr="000B3F58" w:rsidRDefault="00831622" w:rsidP="004728EA">
            <w:pPr>
              <w:rPr>
                <w:b/>
              </w:rPr>
            </w:pPr>
            <w:r w:rsidRPr="000B3F58">
              <w:rPr>
                <w:b/>
              </w:rPr>
              <w:t>Khoa học máy tính</w:t>
            </w:r>
          </w:p>
        </w:tc>
      </w:tr>
      <w:tr w:rsidR="00831622" w:rsidRPr="000B3F58" w14:paraId="2C3A2F7A" w14:textId="77777777" w:rsidTr="004728EA">
        <w:tc>
          <w:tcPr>
            <w:tcW w:w="3150" w:type="dxa"/>
          </w:tcPr>
          <w:p w14:paraId="39DB8B1C" w14:textId="77777777" w:rsidR="00831622" w:rsidRPr="000B3F58" w:rsidRDefault="00831622" w:rsidP="004728EA">
            <w:pPr>
              <w:rPr>
                <w:b/>
              </w:rPr>
            </w:pPr>
            <w:r w:rsidRPr="000B3F58">
              <w:rPr>
                <w:b/>
              </w:rPr>
              <w:t>Khóa học</w:t>
            </w:r>
          </w:p>
        </w:tc>
        <w:tc>
          <w:tcPr>
            <w:tcW w:w="3150" w:type="dxa"/>
          </w:tcPr>
          <w:p w14:paraId="367471B0" w14:textId="77777777" w:rsidR="00831622" w:rsidRPr="000B3F58" w:rsidRDefault="00831622" w:rsidP="004728EA">
            <w:pPr>
              <w:rPr>
                <w:b/>
              </w:rPr>
            </w:pPr>
            <w:r w:rsidRPr="000B3F58">
              <w:rPr>
                <w:b/>
              </w:rPr>
              <w:t>K41</w:t>
            </w:r>
          </w:p>
        </w:tc>
      </w:tr>
      <w:tr w:rsidR="00831622" w:rsidRPr="000B3F58" w14:paraId="62EBA66D" w14:textId="77777777" w:rsidTr="004728EA">
        <w:tc>
          <w:tcPr>
            <w:tcW w:w="3150" w:type="dxa"/>
          </w:tcPr>
          <w:p w14:paraId="4F3C1A2F" w14:textId="77777777" w:rsidR="00831622" w:rsidRPr="000B3F58" w:rsidRDefault="00831622" w:rsidP="004728EA">
            <w:pPr>
              <w:rPr>
                <w:b/>
              </w:rPr>
            </w:pPr>
          </w:p>
        </w:tc>
        <w:tc>
          <w:tcPr>
            <w:tcW w:w="3150" w:type="dxa"/>
          </w:tcPr>
          <w:p w14:paraId="4FC5661F" w14:textId="77777777" w:rsidR="00831622" w:rsidRPr="000B3F58" w:rsidRDefault="00831622" w:rsidP="004728EA">
            <w:pPr>
              <w:rPr>
                <w:b/>
              </w:rPr>
            </w:pPr>
          </w:p>
        </w:tc>
      </w:tr>
      <w:tr w:rsidR="00831622" w:rsidRPr="000B3F58" w14:paraId="2A3331A5" w14:textId="77777777" w:rsidTr="004728EA">
        <w:tc>
          <w:tcPr>
            <w:tcW w:w="3150" w:type="dxa"/>
          </w:tcPr>
          <w:p w14:paraId="055C8469" w14:textId="77777777" w:rsidR="00831622" w:rsidRPr="000B3F58" w:rsidRDefault="00831622" w:rsidP="004728EA">
            <w:pPr>
              <w:rPr>
                <w:b/>
              </w:rPr>
            </w:pPr>
            <w:r w:rsidRPr="000B3F58">
              <w:rPr>
                <w:b/>
              </w:rPr>
              <w:t>Người hướng dẫn</w:t>
            </w:r>
          </w:p>
        </w:tc>
        <w:tc>
          <w:tcPr>
            <w:tcW w:w="3150" w:type="dxa"/>
          </w:tcPr>
          <w:p w14:paraId="49505755" w14:textId="77777777" w:rsidR="00831622" w:rsidRPr="000B3F58" w:rsidRDefault="00831622" w:rsidP="004728EA">
            <w:pPr>
              <w:rPr>
                <w:b/>
              </w:rPr>
            </w:pPr>
            <w:r w:rsidRPr="000B3F58">
              <w:rPr>
                <w:b/>
              </w:rPr>
              <w:t>TS. Lê Xuân Vinh</w:t>
            </w:r>
          </w:p>
        </w:tc>
      </w:tr>
      <w:tr w:rsidR="00831622" w:rsidRPr="000B3F58" w14:paraId="3F60A3FE" w14:textId="77777777" w:rsidTr="004728EA">
        <w:tc>
          <w:tcPr>
            <w:tcW w:w="3150" w:type="dxa"/>
          </w:tcPr>
          <w:p w14:paraId="090451A6" w14:textId="77777777" w:rsidR="00831622" w:rsidRPr="000B3F58" w:rsidRDefault="00831622" w:rsidP="004728EA">
            <w:pPr>
              <w:rPr>
                <w:b/>
              </w:rPr>
            </w:pPr>
          </w:p>
        </w:tc>
        <w:tc>
          <w:tcPr>
            <w:tcW w:w="3150" w:type="dxa"/>
          </w:tcPr>
          <w:p w14:paraId="05BD0475" w14:textId="77777777" w:rsidR="00831622" w:rsidRPr="000B3F58" w:rsidRDefault="00831622" w:rsidP="004728EA">
            <w:pPr>
              <w:rPr>
                <w:b/>
              </w:rPr>
            </w:pPr>
          </w:p>
        </w:tc>
      </w:tr>
    </w:tbl>
    <w:p w14:paraId="7980168B" w14:textId="77777777" w:rsidR="00831622" w:rsidRPr="000B3F58" w:rsidRDefault="00831622" w:rsidP="00831622">
      <w:pPr>
        <w:spacing w:after="0" w:line="240" w:lineRule="auto"/>
        <w:jc w:val="center"/>
        <w:rPr>
          <w:b/>
          <w:sz w:val="18"/>
          <w:szCs w:val="18"/>
        </w:rPr>
      </w:pPr>
    </w:p>
    <w:p w14:paraId="41EDD971" w14:textId="77777777" w:rsidR="00831622" w:rsidRPr="000B3F58" w:rsidRDefault="00831622" w:rsidP="00831622">
      <w:pPr>
        <w:spacing w:after="0" w:line="240" w:lineRule="auto"/>
        <w:jc w:val="center"/>
        <w:rPr>
          <w:b/>
          <w:sz w:val="18"/>
          <w:szCs w:val="18"/>
        </w:rPr>
      </w:pPr>
    </w:p>
    <w:p w14:paraId="5CBBA322" w14:textId="77777777" w:rsidR="00831622" w:rsidRPr="000B3F58" w:rsidRDefault="00831622" w:rsidP="00831622">
      <w:pPr>
        <w:spacing w:after="0" w:line="240" w:lineRule="auto"/>
        <w:jc w:val="center"/>
        <w:rPr>
          <w:b/>
          <w:sz w:val="18"/>
          <w:szCs w:val="18"/>
        </w:rPr>
      </w:pPr>
    </w:p>
    <w:p w14:paraId="256E3C73" w14:textId="77777777" w:rsidR="00831622" w:rsidRPr="000B3F58" w:rsidRDefault="00831622" w:rsidP="00831622">
      <w:pPr>
        <w:spacing w:after="0" w:line="240" w:lineRule="auto"/>
        <w:jc w:val="center"/>
        <w:rPr>
          <w:b/>
          <w:sz w:val="18"/>
          <w:szCs w:val="18"/>
        </w:rPr>
      </w:pPr>
    </w:p>
    <w:p w14:paraId="1111CD3D" w14:textId="77777777" w:rsidR="00831622" w:rsidRPr="000B3F58" w:rsidRDefault="00831622" w:rsidP="00831622">
      <w:pPr>
        <w:spacing w:after="0" w:line="240" w:lineRule="auto"/>
        <w:jc w:val="center"/>
        <w:rPr>
          <w:b/>
          <w:sz w:val="18"/>
          <w:szCs w:val="18"/>
        </w:rPr>
      </w:pPr>
    </w:p>
    <w:p w14:paraId="72FB5F3E" w14:textId="77777777" w:rsidR="00831622" w:rsidRPr="000B3F58" w:rsidRDefault="00831622" w:rsidP="00831622">
      <w:pPr>
        <w:spacing w:after="0" w:line="240" w:lineRule="auto"/>
        <w:jc w:val="center"/>
        <w:rPr>
          <w:b/>
          <w:sz w:val="18"/>
          <w:szCs w:val="18"/>
        </w:rPr>
      </w:pPr>
    </w:p>
    <w:p w14:paraId="3081D5AB" w14:textId="77777777" w:rsidR="00831622" w:rsidRPr="000B3F58" w:rsidRDefault="00831622" w:rsidP="00831622">
      <w:pPr>
        <w:spacing w:after="0" w:line="240" w:lineRule="auto"/>
        <w:jc w:val="center"/>
        <w:rPr>
          <w:b/>
          <w:sz w:val="18"/>
          <w:szCs w:val="18"/>
        </w:rPr>
      </w:pPr>
    </w:p>
    <w:p w14:paraId="7FEEDC9B" w14:textId="77777777" w:rsidR="00831622" w:rsidRPr="000B3F58" w:rsidRDefault="00831622" w:rsidP="00831622">
      <w:pPr>
        <w:spacing w:after="0" w:line="240" w:lineRule="auto"/>
        <w:jc w:val="center"/>
        <w:rPr>
          <w:b/>
          <w:sz w:val="18"/>
          <w:szCs w:val="18"/>
        </w:rPr>
      </w:pPr>
    </w:p>
    <w:p w14:paraId="09921E33" w14:textId="77777777" w:rsidR="00831622" w:rsidRPr="000B3F58" w:rsidRDefault="00831622" w:rsidP="00831622">
      <w:pPr>
        <w:spacing w:line="240" w:lineRule="auto"/>
        <w:jc w:val="center"/>
        <w:rPr>
          <w:b/>
        </w:rPr>
      </w:pPr>
      <w:r w:rsidRPr="000B3F58">
        <w:rPr>
          <w:b/>
        </w:rPr>
        <w:t>Quy Nhơn, tháng 11 năm 2021</w:t>
      </w:r>
    </w:p>
    <w:p w14:paraId="459D2F9E" w14:textId="616F2EC7" w:rsidR="00831622" w:rsidRPr="000B3F58" w:rsidDel="00780999" w:rsidRDefault="00780999" w:rsidP="00780999">
      <w:pPr>
        <w:spacing w:line="240" w:lineRule="auto"/>
        <w:rPr>
          <w:del w:id="0" w:author="Hoai" w:date="2022-10-23T18:27:00Z"/>
          <w:b/>
        </w:rPr>
      </w:pPr>
      <w:r w:rsidRPr="000B3F58">
        <w:rPr>
          <w:b/>
        </w:rPr>
        <w:t>Ung minh hoài</w:t>
      </w:r>
    </w:p>
    <w:p w14:paraId="3A3896DE" w14:textId="77777777" w:rsidR="00831622" w:rsidRPr="000B3F58" w:rsidRDefault="00831622" w:rsidP="00831622">
      <w:pPr>
        <w:rPr>
          <w:b/>
        </w:rPr>
      </w:pPr>
      <w:r w:rsidRPr="000B3F58">
        <w:rPr>
          <w:b/>
        </w:rPr>
        <w:br w:type="page"/>
      </w:r>
      <w:r w:rsidRPr="000B3F58">
        <w:rPr>
          <w:b/>
          <w:noProof/>
          <w:lang w:eastAsia="ja-JP"/>
        </w:rPr>
        <w:lastRenderedPageBreak/>
        <mc:AlternateContent>
          <mc:Choice Requires="wps">
            <w:drawing>
              <wp:anchor distT="0" distB="0" distL="114300" distR="114300" simplePos="0" relativeHeight="251659264" behindDoc="0" locked="0" layoutInCell="1" allowOverlap="1" wp14:anchorId="646D5088" wp14:editId="50B75669">
                <wp:simplePos x="0" y="0"/>
                <wp:positionH relativeFrom="margin">
                  <wp:posOffset>-173124</wp:posOffset>
                </wp:positionH>
                <wp:positionV relativeFrom="paragraph">
                  <wp:posOffset>-10853</wp:posOffset>
                </wp:positionV>
                <wp:extent cx="6414539" cy="8688532"/>
                <wp:effectExtent l="19050" t="19050" r="43815" b="3683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4539" cy="8688532"/>
                        </a:xfrm>
                        <a:prstGeom prst="rect">
                          <a:avLst/>
                        </a:prstGeom>
                        <a:solidFill>
                          <a:srgbClr val="FFFFFF"/>
                        </a:solidFill>
                        <a:ln w="57150" cmpd="thickThin">
                          <a:solidFill>
                            <a:srgbClr val="000000"/>
                          </a:solidFill>
                          <a:miter lim="800000"/>
                          <a:headEnd/>
                          <a:tailEnd/>
                        </a:ln>
                      </wps:spPr>
                      <wps:txbx>
                        <w:txbxContent>
                          <w:p w14:paraId="0001B6C9" w14:textId="77777777" w:rsidR="004728EA" w:rsidRDefault="004728EA" w:rsidP="00831622">
                            <w:pPr>
                              <w:spacing w:line="240" w:lineRule="auto"/>
                              <w:jc w:val="center"/>
                              <w:rPr>
                                <w:b/>
                                <w:bCs/>
                              </w:rPr>
                            </w:pPr>
                            <w:r w:rsidRPr="00A57BE2">
                              <w:rPr>
                                <w:b/>
                                <w:bCs/>
                              </w:rPr>
                              <w:t>TRƯỜNG ĐẠI HỌC QUY NHƠN</w:t>
                            </w:r>
                          </w:p>
                          <w:p w14:paraId="5CCDF151" w14:textId="77777777" w:rsidR="004728EA" w:rsidRDefault="004728EA" w:rsidP="00831622">
                            <w:pPr>
                              <w:spacing w:line="240" w:lineRule="auto"/>
                              <w:jc w:val="center"/>
                            </w:pPr>
                            <w:r w:rsidRPr="00A57BE2">
                              <w:t>KHOA CÔNG NGHỆ THÔNG TIN</w:t>
                            </w:r>
                          </w:p>
                          <w:p w14:paraId="63AFA863" w14:textId="77777777" w:rsidR="004728EA" w:rsidRDefault="004728EA" w:rsidP="00831622">
                            <w:pPr>
                              <w:spacing w:after="0" w:line="240" w:lineRule="auto"/>
                              <w:jc w:val="center"/>
                              <w:rPr>
                                <w:b/>
                                <w:sz w:val="18"/>
                              </w:rPr>
                            </w:pPr>
                          </w:p>
                          <w:p w14:paraId="64DBBE3F" w14:textId="77777777" w:rsidR="004728EA" w:rsidRDefault="004728EA" w:rsidP="00831622">
                            <w:pPr>
                              <w:spacing w:after="0" w:line="240" w:lineRule="auto"/>
                              <w:jc w:val="center"/>
                              <w:rPr>
                                <w:b/>
                                <w:sz w:val="18"/>
                              </w:rPr>
                            </w:pPr>
                          </w:p>
                          <w:p w14:paraId="5D1E6062" w14:textId="77777777" w:rsidR="004728EA" w:rsidRPr="004665CA" w:rsidRDefault="004728EA" w:rsidP="00831622">
                            <w:pPr>
                              <w:spacing w:after="0" w:line="240" w:lineRule="auto"/>
                              <w:jc w:val="center"/>
                              <w:rPr>
                                <w:b/>
                                <w:sz w:val="18"/>
                              </w:rPr>
                            </w:pPr>
                          </w:p>
                          <w:p w14:paraId="71648636" w14:textId="574B4FAF" w:rsidR="004728EA" w:rsidRDefault="007B5797" w:rsidP="00831622">
                            <w:pPr>
                              <w:spacing w:after="0" w:line="240" w:lineRule="auto"/>
                              <w:jc w:val="center"/>
                            </w:pPr>
                            <w:r>
                              <w:rPr>
                                <w:noProof/>
                                <w:lang w:eastAsia="ja-JP"/>
                              </w:rPr>
                              <w:drawing>
                                <wp:inline distT="0" distB="0" distL="0" distR="0" wp14:anchorId="6B76776A" wp14:editId="3AD01B03">
                                  <wp:extent cx="2028825" cy="2028825"/>
                                  <wp:effectExtent l="0" t="0" r="9525" b="9525"/>
                                  <wp:docPr id="10" name="Picture 10" descr="C:\Users\ADMIN\Downloads\logoQuyNhon-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ownloads\logoQuyNhon-ico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8825" cy="2028825"/>
                                          </a:xfrm>
                                          <a:prstGeom prst="rect">
                                            <a:avLst/>
                                          </a:prstGeom>
                                          <a:noFill/>
                                          <a:ln>
                                            <a:noFill/>
                                          </a:ln>
                                        </pic:spPr>
                                      </pic:pic>
                                    </a:graphicData>
                                  </a:graphic>
                                </wp:inline>
                              </w:drawing>
                            </w:r>
                          </w:p>
                          <w:p w14:paraId="387DB410" w14:textId="77777777" w:rsidR="004728EA" w:rsidRDefault="004728EA" w:rsidP="00831622">
                            <w:pPr>
                              <w:spacing w:after="0" w:line="240" w:lineRule="auto"/>
                              <w:jc w:val="center"/>
                              <w:rPr>
                                <w:b/>
                                <w:sz w:val="18"/>
                                <w:szCs w:val="18"/>
                              </w:rPr>
                            </w:pPr>
                          </w:p>
                          <w:p w14:paraId="497199C3" w14:textId="77777777" w:rsidR="004728EA" w:rsidRDefault="004728EA" w:rsidP="00831622">
                            <w:pPr>
                              <w:spacing w:after="0" w:line="240" w:lineRule="auto"/>
                              <w:jc w:val="center"/>
                              <w:rPr>
                                <w:b/>
                                <w:sz w:val="18"/>
                                <w:szCs w:val="18"/>
                              </w:rPr>
                            </w:pPr>
                          </w:p>
                          <w:p w14:paraId="2624A06A" w14:textId="77777777" w:rsidR="004728EA" w:rsidRDefault="004728EA" w:rsidP="00831622">
                            <w:pPr>
                              <w:spacing w:after="0" w:line="240" w:lineRule="auto"/>
                              <w:jc w:val="center"/>
                              <w:rPr>
                                <w:sz w:val="18"/>
                                <w:szCs w:val="18"/>
                              </w:rPr>
                            </w:pPr>
                          </w:p>
                          <w:p w14:paraId="662ABC6D" w14:textId="77777777" w:rsidR="004728EA" w:rsidRDefault="004728EA" w:rsidP="00831622">
                            <w:pPr>
                              <w:spacing w:line="240" w:lineRule="auto"/>
                              <w:jc w:val="center"/>
                            </w:pPr>
                            <w:r>
                              <w:t>ĐỀ CƯƠNG</w:t>
                            </w:r>
                          </w:p>
                          <w:p w14:paraId="108B8B1A" w14:textId="77777777" w:rsidR="004728EA" w:rsidRDefault="004728EA" w:rsidP="00831622">
                            <w:pPr>
                              <w:spacing w:line="240" w:lineRule="auto"/>
                              <w:jc w:val="center"/>
                            </w:pPr>
                            <w:r>
                              <w:t>KHÓA LUẬN TỐT NGHIỆP</w:t>
                            </w:r>
                          </w:p>
                          <w:p w14:paraId="54640E54" w14:textId="63DDA30C" w:rsidR="004728EA" w:rsidRDefault="003F526B" w:rsidP="00831622">
                            <w:pPr>
                              <w:spacing w:line="240" w:lineRule="auto"/>
                              <w:jc w:val="center"/>
                            </w:pPr>
                            <w:r w:rsidRPr="009C3940">
                              <w:t>ỨNG DỤNG KIẾN TRÚC HYBRID (EDGE-CLOUD) VÀ DEEP LEARNING TRONG BÀI TOÁN NHẬN DIỆN HÀNH VI TÀI XẾ XE KHÁCH</w:t>
                            </w:r>
                          </w:p>
                          <w:p w14:paraId="1D869AF6" w14:textId="77777777" w:rsidR="004728EA" w:rsidRDefault="004728EA" w:rsidP="00831622">
                            <w:pPr>
                              <w:spacing w:line="240" w:lineRule="auto"/>
                              <w:jc w:val="center"/>
                            </w:pPr>
                          </w:p>
                          <w:p w14:paraId="4FF39F2A" w14:textId="77777777" w:rsidR="004728EA" w:rsidRDefault="004728EA" w:rsidP="00831622">
                            <w:pPr>
                              <w:spacing w:line="240" w:lineRule="auto"/>
                              <w:jc w:val="center"/>
                            </w:pPr>
                          </w:p>
                          <w:p w14:paraId="502DF941" w14:textId="77777777" w:rsidR="004728EA" w:rsidRDefault="004728EA" w:rsidP="00831622">
                            <w:pPr>
                              <w:spacing w:line="240" w:lineRule="auto"/>
                              <w:jc w:val="center"/>
                            </w:pPr>
                          </w:p>
                          <w:p w14:paraId="0EC01B24" w14:textId="77777777" w:rsidR="004728EA" w:rsidRDefault="004728EA" w:rsidP="00831622">
                            <w:pPr>
                              <w:spacing w:line="240" w:lineRule="auto"/>
                              <w:jc w:val="cente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4728EA" w14:paraId="63B181AE" w14:textId="77777777" w:rsidTr="004728EA">
                              <w:tc>
                                <w:tcPr>
                                  <w:tcW w:w="3150" w:type="dxa"/>
                                </w:tcPr>
                                <w:p w14:paraId="7ADDF676" w14:textId="77777777" w:rsidR="004728EA" w:rsidRDefault="004728EA" w:rsidP="004728EA">
                                  <w:r>
                                    <w:t>Sinh viên</w:t>
                                  </w:r>
                                </w:p>
                              </w:tc>
                              <w:tc>
                                <w:tcPr>
                                  <w:tcW w:w="3150" w:type="dxa"/>
                                </w:tcPr>
                                <w:p w14:paraId="30450A86" w14:textId="2326F302" w:rsidR="004728EA" w:rsidRDefault="00314CF4" w:rsidP="004728EA">
                                  <w:r>
                                    <w:t>La Đại Lộc</w:t>
                                  </w:r>
                                </w:p>
                              </w:tc>
                            </w:tr>
                            <w:tr w:rsidR="004728EA" w14:paraId="4E25EE0D" w14:textId="77777777" w:rsidTr="004728EA">
                              <w:tc>
                                <w:tcPr>
                                  <w:tcW w:w="3150" w:type="dxa"/>
                                </w:tcPr>
                                <w:p w14:paraId="2BC8E999" w14:textId="77777777" w:rsidR="004728EA" w:rsidRDefault="004728EA" w:rsidP="004728EA">
                                  <w:r>
                                    <w:t>Chuyên ngành</w:t>
                                  </w:r>
                                </w:p>
                              </w:tc>
                              <w:tc>
                                <w:tcPr>
                                  <w:tcW w:w="3150" w:type="dxa"/>
                                </w:tcPr>
                                <w:p w14:paraId="55B64FF3" w14:textId="6D046015" w:rsidR="004728EA" w:rsidRDefault="00314CF4" w:rsidP="004728EA">
                                  <w:r>
                                    <w:t>Công nghệ phần mềm</w:t>
                                  </w:r>
                                </w:p>
                              </w:tc>
                            </w:tr>
                            <w:tr w:rsidR="004728EA" w14:paraId="0CA296A8" w14:textId="77777777" w:rsidTr="004728EA">
                              <w:tc>
                                <w:tcPr>
                                  <w:tcW w:w="3150" w:type="dxa"/>
                                </w:tcPr>
                                <w:p w14:paraId="202A3B39" w14:textId="77777777" w:rsidR="004728EA" w:rsidRDefault="004728EA" w:rsidP="004728EA"/>
                              </w:tc>
                              <w:tc>
                                <w:tcPr>
                                  <w:tcW w:w="3150" w:type="dxa"/>
                                </w:tcPr>
                                <w:p w14:paraId="0F2EACA9" w14:textId="77777777" w:rsidR="004728EA" w:rsidRDefault="004728EA" w:rsidP="004728EA"/>
                              </w:tc>
                            </w:tr>
                            <w:tr w:rsidR="004728EA" w14:paraId="4417B77C" w14:textId="77777777" w:rsidTr="004728EA">
                              <w:tc>
                                <w:tcPr>
                                  <w:tcW w:w="3150" w:type="dxa"/>
                                </w:tcPr>
                                <w:p w14:paraId="547A548A" w14:textId="77777777" w:rsidR="004728EA" w:rsidRDefault="004728EA" w:rsidP="004728EA">
                                  <w:r>
                                    <w:t>Người hướng dẫn</w:t>
                                  </w:r>
                                </w:p>
                              </w:tc>
                              <w:tc>
                                <w:tcPr>
                                  <w:tcW w:w="3150" w:type="dxa"/>
                                </w:tcPr>
                                <w:p w14:paraId="740A2419" w14:textId="72709D36" w:rsidR="004728EA" w:rsidRDefault="004728EA" w:rsidP="00314CF4">
                                  <w:r>
                                    <w:t xml:space="preserve">TS. </w:t>
                                  </w:r>
                                  <w:r w:rsidR="00314CF4">
                                    <w:t>Nguyễn Thanh Bình</w:t>
                                  </w:r>
                                </w:p>
                              </w:tc>
                            </w:tr>
                            <w:tr w:rsidR="004728EA" w14:paraId="114828CE" w14:textId="77777777" w:rsidTr="004728EA">
                              <w:tc>
                                <w:tcPr>
                                  <w:tcW w:w="3150" w:type="dxa"/>
                                </w:tcPr>
                                <w:p w14:paraId="5CE6F92B" w14:textId="77777777" w:rsidR="004728EA" w:rsidRDefault="004728EA" w:rsidP="004728EA"/>
                              </w:tc>
                              <w:tc>
                                <w:tcPr>
                                  <w:tcW w:w="3150" w:type="dxa"/>
                                </w:tcPr>
                                <w:p w14:paraId="23F1E0C2" w14:textId="77777777" w:rsidR="004728EA" w:rsidRDefault="004728EA" w:rsidP="004728EA"/>
                              </w:tc>
                            </w:tr>
                          </w:tbl>
                          <w:p w14:paraId="18520E67" w14:textId="77777777" w:rsidR="004728EA" w:rsidRPr="00AD5508" w:rsidRDefault="004728EA" w:rsidP="00831622">
                            <w:pPr>
                              <w:spacing w:after="0" w:line="240" w:lineRule="auto"/>
                              <w:jc w:val="center"/>
                              <w:rPr>
                                <w:b/>
                                <w:sz w:val="18"/>
                                <w:szCs w:val="18"/>
                              </w:rPr>
                            </w:pPr>
                          </w:p>
                          <w:p w14:paraId="1EFF354D" w14:textId="77777777" w:rsidR="004728EA" w:rsidRDefault="004728EA" w:rsidP="00831622">
                            <w:pPr>
                              <w:spacing w:after="0" w:line="240" w:lineRule="auto"/>
                              <w:jc w:val="center"/>
                              <w:rPr>
                                <w:sz w:val="18"/>
                                <w:szCs w:val="18"/>
                              </w:rPr>
                            </w:pPr>
                          </w:p>
                          <w:p w14:paraId="3FAC8112" w14:textId="77777777" w:rsidR="004728EA" w:rsidRDefault="004728EA" w:rsidP="00831622">
                            <w:pPr>
                              <w:spacing w:after="0" w:line="240" w:lineRule="auto"/>
                              <w:jc w:val="center"/>
                              <w:rPr>
                                <w:sz w:val="18"/>
                                <w:szCs w:val="18"/>
                              </w:rPr>
                            </w:pPr>
                          </w:p>
                          <w:p w14:paraId="57E06EEC" w14:textId="77777777" w:rsidR="004728EA" w:rsidRDefault="004728EA" w:rsidP="00831622">
                            <w:pPr>
                              <w:spacing w:after="0" w:line="240" w:lineRule="auto"/>
                              <w:jc w:val="center"/>
                              <w:rPr>
                                <w:sz w:val="18"/>
                                <w:szCs w:val="18"/>
                              </w:rPr>
                            </w:pPr>
                          </w:p>
                          <w:p w14:paraId="580C3657" w14:textId="77777777" w:rsidR="004728EA" w:rsidRDefault="004728EA" w:rsidP="00831622">
                            <w:pPr>
                              <w:spacing w:after="0" w:line="240" w:lineRule="auto"/>
                              <w:jc w:val="center"/>
                              <w:rPr>
                                <w:sz w:val="18"/>
                                <w:szCs w:val="18"/>
                              </w:rPr>
                            </w:pPr>
                          </w:p>
                          <w:p w14:paraId="678D82F1" w14:textId="77777777" w:rsidR="004728EA" w:rsidRDefault="004728EA" w:rsidP="00831622">
                            <w:pPr>
                              <w:spacing w:after="0" w:line="240" w:lineRule="auto"/>
                              <w:jc w:val="center"/>
                              <w:rPr>
                                <w:sz w:val="18"/>
                                <w:szCs w:val="18"/>
                              </w:rPr>
                            </w:pPr>
                          </w:p>
                          <w:p w14:paraId="3AE54180" w14:textId="77777777" w:rsidR="004728EA" w:rsidRDefault="004728EA" w:rsidP="00831622">
                            <w:pPr>
                              <w:spacing w:after="0" w:line="240" w:lineRule="auto"/>
                              <w:jc w:val="center"/>
                              <w:rPr>
                                <w:sz w:val="18"/>
                                <w:szCs w:val="18"/>
                              </w:rPr>
                            </w:pPr>
                          </w:p>
                          <w:p w14:paraId="080E9F33" w14:textId="77777777" w:rsidR="004728EA" w:rsidRDefault="004728EA" w:rsidP="00831622">
                            <w:pPr>
                              <w:spacing w:after="0" w:line="240" w:lineRule="auto"/>
                              <w:jc w:val="center"/>
                              <w:rPr>
                                <w:sz w:val="18"/>
                                <w:szCs w:val="18"/>
                              </w:rPr>
                            </w:pPr>
                          </w:p>
                          <w:p w14:paraId="33FE16E2" w14:textId="77777777" w:rsidR="004728EA" w:rsidRDefault="004728EA" w:rsidP="00831622">
                            <w:pPr>
                              <w:spacing w:after="0" w:line="240" w:lineRule="auto"/>
                              <w:jc w:val="center"/>
                              <w:rPr>
                                <w:sz w:val="18"/>
                                <w:szCs w:val="18"/>
                              </w:rPr>
                            </w:pPr>
                          </w:p>
                          <w:p w14:paraId="35C0AE26" w14:textId="7D064B73" w:rsidR="004728EA" w:rsidRDefault="004728EA" w:rsidP="00831622">
                            <w:pPr>
                              <w:spacing w:line="240" w:lineRule="auto"/>
                              <w:jc w:val="center"/>
                            </w:pPr>
                            <w:r>
                              <w:t xml:space="preserve">Quy Nhơn, tháng </w:t>
                            </w:r>
                            <w:r w:rsidR="00DF38C6">
                              <w:t>11 năm 2025</w:t>
                            </w:r>
                          </w:p>
                          <w:p w14:paraId="3BE5BDAC" w14:textId="77777777" w:rsidR="004728EA" w:rsidRPr="00FA2C7F" w:rsidRDefault="004728EA" w:rsidP="00831622">
                            <w:pPr>
                              <w:spacing w:after="0" w:line="240" w:lineRule="auto"/>
                              <w:jc w:val="center"/>
                              <w:rPr>
                                <w:b/>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6D5088" id="Text Box 6" o:spid="_x0000_s1027" type="#_x0000_t202" style="position:absolute;margin-left:-13.65pt;margin-top:-.85pt;width:505.1pt;height:684.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" strokeweight="4.5pt">
                <v:stroke linestyle="thickThin"/>
                <v:textbox>
                  <w:txbxContent>
                    <w:p w14:paraId="0001B6C9" w14:textId="77777777" w:rsidR="004728EA" w:rsidRDefault="004728EA" w:rsidP="00831622">
                      <w:pPr>
                        <w:spacing w:line="240" w:lineRule="auto"/>
                        <w:jc w:val="center"/>
                        <w:rPr>
                          <w:b/>
                          <w:bCs/>
                        </w:rPr>
                      </w:pPr>
                      <w:r w:rsidRPr="00A57BE2">
                        <w:rPr>
                          <w:b/>
                          <w:bCs/>
                        </w:rPr>
                        <w:t>TRƯỜNG ĐẠI HỌC QUY NHƠN</w:t>
                      </w:r>
                    </w:p>
                    <w:p w14:paraId="5CCDF151" w14:textId="77777777" w:rsidR="004728EA" w:rsidRDefault="004728EA" w:rsidP="00831622">
                      <w:pPr>
                        <w:spacing w:line="240" w:lineRule="auto"/>
                        <w:jc w:val="center"/>
                      </w:pPr>
                      <w:r w:rsidRPr="00A57BE2">
                        <w:t>KHOA CÔNG NGHỆ THÔNG TIN</w:t>
                      </w:r>
                    </w:p>
                    <w:p w14:paraId="63AFA863" w14:textId="77777777" w:rsidR="004728EA" w:rsidRDefault="004728EA" w:rsidP="00831622">
                      <w:pPr>
                        <w:spacing w:after="0" w:line="240" w:lineRule="auto"/>
                        <w:jc w:val="center"/>
                        <w:rPr>
                          <w:b/>
                          <w:sz w:val="18"/>
                        </w:rPr>
                      </w:pPr>
                    </w:p>
                    <w:p w14:paraId="64DBBE3F" w14:textId="77777777" w:rsidR="004728EA" w:rsidRDefault="004728EA" w:rsidP="00831622">
                      <w:pPr>
                        <w:spacing w:after="0" w:line="240" w:lineRule="auto"/>
                        <w:jc w:val="center"/>
                        <w:rPr>
                          <w:b/>
                          <w:sz w:val="18"/>
                        </w:rPr>
                      </w:pPr>
                    </w:p>
                    <w:p w14:paraId="5D1E6062" w14:textId="77777777" w:rsidR="004728EA" w:rsidRPr="004665CA" w:rsidRDefault="004728EA" w:rsidP="00831622">
                      <w:pPr>
                        <w:spacing w:after="0" w:line="240" w:lineRule="auto"/>
                        <w:jc w:val="center"/>
                        <w:rPr>
                          <w:b/>
                          <w:sz w:val="18"/>
                        </w:rPr>
                      </w:pPr>
                    </w:p>
                    <w:p w14:paraId="71648636" w14:textId="574B4FAF" w:rsidR="004728EA" w:rsidRDefault="007B5797" w:rsidP="00831622">
                      <w:pPr>
                        <w:spacing w:after="0" w:line="240" w:lineRule="auto"/>
                        <w:jc w:val="center"/>
                      </w:pPr>
                      <w:r>
                        <w:rPr>
                          <w:noProof/>
                          <w:lang w:eastAsia="ja-JP"/>
                        </w:rPr>
                        <w:drawing>
                          <wp:inline distT="0" distB="0" distL="0" distR="0" wp14:anchorId="6B76776A" wp14:editId="3AD01B03">
                            <wp:extent cx="2028825" cy="2028825"/>
                            <wp:effectExtent l="0" t="0" r="9525" b="9525"/>
                            <wp:docPr id="10" name="Picture 10" descr="C:\Users\ADMIN\Downloads\logoQuyNhon-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ownloads\logoQuyNhon-ico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8825" cy="2028825"/>
                                    </a:xfrm>
                                    <a:prstGeom prst="rect">
                                      <a:avLst/>
                                    </a:prstGeom>
                                    <a:noFill/>
                                    <a:ln>
                                      <a:noFill/>
                                    </a:ln>
                                  </pic:spPr>
                                </pic:pic>
                              </a:graphicData>
                            </a:graphic>
                          </wp:inline>
                        </w:drawing>
                      </w:r>
                    </w:p>
                    <w:p w14:paraId="387DB410" w14:textId="77777777" w:rsidR="004728EA" w:rsidRDefault="004728EA" w:rsidP="00831622">
                      <w:pPr>
                        <w:spacing w:after="0" w:line="240" w:lineRule="auto"/>
                        <w:jc w:val="center"/>
                        <w:rPr>
                          <w:b/>
                          <w:sz w:val="18"/>
                          <w:szCs w:val="18"/>
                        </w:rPr>
                      </w:pPr>
                    </w:p>
                    <w:p w14:paraId="497199C3" w14:textId="77777777" w:rsidR="004728EA" w:rsidRDefault="004728EA" w:rsidP="00831622">
                      <w:pPr>
                        <w:spacing w:after="0" w:line="240" w:lineRule="auto"/>
                        <w:jc w:val="center"/>
                        <w:rPr>
                          <w:b/>
                          <w:sz w:val="18"/>
                          <w:szCs w:val="18"/>
                        </w:rPr>
                      </w:pPr>
                    </w:p>
                    <w:p w14:paraId="2624A06A" w14:textId="77777777" w:rsidR="004728EA" w:rsidRDefault="004728EA" w:rsidP="00831622">
                      <w:pPr>
                        <w:spacing w:after="0" w:line="240" w:lineRule="auto"/>
                        <w:jc w:val="center"/>
                        <w:rPr>
                          <w:sz w:val="18"/>
                          <w:szCs w:val="18"/>
                        </w:rPr>
                      </w:pPr>
                    </w:p>
                    <w:p w14:paraId="662ABC6D" w14:textId="77777777" w:rsidR="004728EA" w:rsidRDefault="004728EA" w:rsidP="00831622">
                      <w:pPr>
                        <w:spacing w:line="240" w:lineRule="auto"/>
                        <w:jc w:val="center"/>
                      </w:pPr>
                      <w:r>
                        <w:t>ĐỀ CƯƠNG</w:t>
                      </w:r>
                    </w:p>
                    <w:p w14:paraId="108B8B1A" w14:textId="77777777" w:rsidR="004728EA" w:rsidRDefault="004728EA" w:rsidP="00831622">
                      <w:pPr>
                        <w:spacing w:line="240" w:lineRule="auto"/>
                        <w:jc w:val="center"/>
                      </w:pPr>
                      <w:r>
                        <w:t>KHÓA LUẬN TỐT NGHIỆP</w:t>
                      </w:r>
                    </w:p>
                    <w:p w14:paraId="54640E54" w14:textId="63DDA30C" w:rsidR="004728EA" w:rsidRDefault="003F526B" w:rsidP="00831622">
                      <w:pPr>
                        <w:spacing w:line="240" w:lineRule="auto"/>
                        <w:jc w:val="center"/>
                      </w:pPr>
                      <w:r w:rsidRPr="009C3940">
                        <w:t>ỨNG DỤNG KIẾN TRÚC HYBRID (EDGE-CLOUD) VÀ DEEP LEARNING TRONG BÀI TOÁN NHẬN DIỆN HÀNH VI TÀI XẾ XE KHÁCH</w:t>
                      </w:r>
                    </w:p>
                    <w:p w14:paraId="1D869AF6" w14:textId="77777777" w:rsidR="004728EA" w:rsidRDefault="004728EA" w:rsidP="00831622">
                      <w:pPr>
                        <w:spacing w:line="240" w:lineRule="auto"/>
                        <w:jc w:val="center"/>
                      </w:pPr>
                    </w:p>
                    <w:p w14:paraId="4FF39F2A" w14:textId="77777777" w:rsidR="004728EA" w:rsidRDefault="004728EA" w:rsidP="00831622">
                      <w:pPr>
                        <w:spacing w:line="240" w:lineRule="auto"/>
                        <w:jc w:val="center"/>
                      </w:pPr>
                    </w:p>
                    <w:p w14:paraId="502DF941" w14:textId="77777777" w:rsidR="004728EA" w:rsidRDefault="004728EA" w:rsidP="00831622">
                      <w:pPr>
                        <w:spacing w:line="240" w:lineRule="auto"/>
                        <w:jc w:val="center"/>
                      </w:pPr>
                    </w:p>
                    <w:p w14:paraId="0EC01B24" w14:textId="77777777" w:rsidR="004728EA" w:rsidRDefault="004728EA" w:rsidP="00831622">
                      <w:pPr>
                        <w:spacing w:line="240" w:lineRule="auto"/>
                        <w:jc w:val="cente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4728EA" w14:paraId="63B181AE" w14:textId="77777777" w:rsidTr="004728EA">
                        <w:tc>
                          <w:tcPr>
                            <w:tcW w:w="3150" w:type="dxa"/>
                          </w:tcPr>
                          <w:p w14:paraId="7ADDF676" w14:textId="77777777" w:rsidR="004728EA" w:rsidRDefault="004728EA" w:rsidP="004728EA">
                            <w:r>
                              <w:t>Sinh viên</w:t>
                            </w:r>
                          </w:p>
                        </w:tc>
                        <w:tc>
                          <w:tcPr>
                            <w:tcW w:w="3150" w:type="dxa"/>
                          </w:tcPr>
                          <w:p w14:paraId="30450A86" w14:textId="2326F302" w:rsidR="004728EA" w:rsidRDefault="00314CF4" w:rsidP="004728EA">
                            <w:r>
                              <w:t>La Đại Lộc</w:t>
                            </w:r>
                          </w:p>
                        </w:tc>
                      </w:tr>
                      <w:tr w:rsidR="004728EA" w14:paraId="4E25EE0D" w14:textId="77777777" w:rsidTr="004728EA">
                        <w:tc>
                          <w:tcPr>
                            <w:tcW w:w="3150" w:type="dxa"/>
                          </w:tcPr>
                          <w:p w14:paraId="2BC8E999" w14:textId="77777777" w:rsidR="004728EA" w:rsidRDefault="004728EA" w:rsidP="004728EA">
                            <w:r>
                              <w:t>Chuyên ngành</w:t>
                            </w:r>
                          </w:p>
                        </w:tc>
                        <w:tc>
                          <w:tcPr>
                            <w:tcW w:w="3150" w:type="dxa"/>
                          </w:tcPr>
                          <w:p w14:paraId="55B64FF3" w14:textId="6D046015" w:rsidR="004728EA" w:rsidRDefault="00314CF4" w:rsidP="004728EA">
                            <w:r>
                              <w:t>Công nghệ phần mềm</w:t>
                            </w:r>
                          </w:p>
                        </w:tc>
                      </w:tr>
                      <w:tr w:rsidR="004728EA" w14:paraId="0CA296A8" w14:textId="77777777" w:rsidTr="004728EA">
                        <w:tc>
                          <w:tcPr>
                            <w:tcW w:w="3150" w:type="dxa"/>
                          </w:tcPr>
                          <w:p w14:paraId="202A3B39" w14:textId="77777777" w:rsidR="004728EA" w:rsidRDefault="004728EA" w:rsidP="004728EA"/>
                        </w:tc>
                        <w:tc>
                          <w:tcPr>
                            <w:tcW w:w="3150" w:type="dxa"/>
                          </w:tcPr>
                          <w:p w14:paraId="0F2EACA9" w14:textId="77777777" w:rsidR="004728EA" w:rsidRDefault="004728EA" w:rsidP="004728EA"/>
                        </w:tc>
                      </w:tr>
                      <w:tr w:rsidR="004728EA" w14:paraId="4417B77C" w14:textId="77777777" w:rsidTr="004728EA">
                        <w:tc>
                          <w:tcPr>
                            <w:tcW w:w="3150" w:type="dxa"/>
                          </w:tcPr>
                          <w:p w14:paraId="547A548A" w14:textId="77777777" w:rsidR="004728EA" w:rsidRDefault="004728EA" w:rsidP="004728EA">
                            <w:r>
                              <w:t>Người hướng dẫn</w:t>
                            </w:r>
                          </w:p>
                        </w:tc>
                        <w:tc>
                          <w:tcPr>
                            <w:tcW w:w="3150" w:type="dxa"/>
                          </w:tcPr>
                          <w:p w14:paraId="740A2419" w14:textId="72709D36" w:rsidR="004728EA" w:rsidRDefault="004728EA" w:rsidP="00314CF4">
                            <w:r>
                              <w:t xml:space="preserve">TS. </w:t>
                            </w:r>
                            <w:r w:rsidR="00314CF4">
                              <w:t>Nguyễn Thanh Bình</w:t>
                            </w:r>
                          </w:p>
                        </w:tc>
                      </w:tr>
                      <w:tr w:rsidR="004728EA" w14:paraId="114828CE" w14:textId="77777777" w:rsidTr="004728EA">
                        <w:tc>
                          <w:tcPr>
                            <w:tcW w:w="3150" w:type="dxa"/>
                          </w:tcPr>
                          <w:p w14:paraId="5CE6F92B" w14:textId="77777777" w:rsidR="004728EA" w:rsidRDefault="004728EA" w:rsidP="004728EA"/>
                        </w:tc>
                        <w:tc>
                          <w:tcPr>
                            <w:tcW w:w="3150" w:type="dxa"/>
                          </w:tcPr>
                          <w:p w14:paraId="23F1E0C2" w14:textId="77777777" w:rsidR="004728EA" w:rsidRDefault="004728EA" w:rsidP="004728EA"/>
                        </w:tc>
                      </w:tr>
                    </w:tbl>
                    <w:p w14:paraId="18520E67" w14:textId="77777777" w:rsidR="004728EA" w:rsidRPr="00AD5508" w:rsidRDefault="004728EA" w:rsidP="00831622">
                      <w:pPr>
                        <w:spacing w:after="0" w:line="240" w:lineRule="auto"/>
                        <w:jc w:val="center"/>
                        <w:rPr>
                          <w:b/>
                          <w:sz w:val="18"/>
                          <w:szCs w:val="18"/>
                        </w:rPr>
                      </w:pPr>
                    </w:p>
                    <w:p w14:paraId="1EFF354D" w14:textId="77777777" w:rsidR="004728EA" w:rsidRDefault="004728EA" w:rsidP="00831622">
                      <w:pPr>
                        <w:spacing w:after="0" w:line="240" w:lineRule="auto"/>
                        <w:jc w:val="center"/>
                        <w:rPr>
                          <w:sz w:val="18"/>
                          <w:szCs w:val="18"/>
                        </w:rPr>
                      </w:pPr>
                    </w:p>
                    <w:p w14:paraId="3FAC8112" w14:textId="77777777" w:rsidR="004728EA" w:rsidRDefault="004728EA" w:rsidP="00831622">
                      <w:pPr>
                        <w:spacing w:after="0" w:line="240" w:lineRule="auto"/>
                        <w:jc w:val="center"/>
                        <w:rPr>
                          <w:sz w:val="18"/>
                          <w:szCs w:val="18"/>
                        </w:rPr>
                      </w:pPr>
                    </w:p>
                    <w:p w14:paraId="57E06EEC" w14:textId="77777777" w:rsidR="004728EA" w:rsidRDefault="004728EA" w:rsidP="00831622">
                      <w:pPr>
                        <w:spacing w:after="0" w:line="240" w:lineRule="auto"/>
                        <w:jc w:val="center"/>
                        <w:rPr>
                          <w:sz w:val="18"/>
                          <w:szCs w:val="18"/>
                        </w:rPr>
                      </w:pPr>
                    </w:p>
                    <w:p w14:paraId="580C3657" w14:textId="77777777" w:rsidR="004728EA" w:rsidRDefault="004728EA" w:rsidP="00831622">
                      <w:pPr>
                        <w:spacing w:after="0" w:line="240" w:lineRule="auto"/>
                        <w:jc w:val="center"/>
                        <w:rPr>
                          <w:sz w:val="18"/>
                          <w:szCs w:val="18"/>
                        </w:rPr>
                      </w:pPr>
                    </w:p>
                    <w:p w14:paraId="678D82F1" w14:textId="77777777" w:rsidR="004728EA" w:rsidRDefault="004728EA" w:rsidP="00831622">
                      <w:pPr>
                        <w:spacing w:after="0" w:line="240" w:lineRule="auto"/>
                        <w:jc w:val="center"/>
                        <w:rPr>
                          <w:sz w:val="18"/>
                          <w:szCs w:val="18"/>
                        </w:rPr>
                      </w:pPr>
                    </w:p>
                    <w:p w14:paraId="3AE54180" w14:textId="77777777" w:rsidR="004728EA" w:rsidRDefault="004728EA" w:rsidP="00831622">
                      <w:pPr>
                        <w:spacing w:after="0" w:line="240" w:lineRule="auto"/>
                        <w:jc w:val="center"/>
                        <w:rPr>
                          <w:sz w:val="18"/>
                          <w:szCs w:val="18"/>
                        </w:rPr>
                      </w:pPr>
                    </w:p>
                    <w:p w14:paraId="080E9F33" w14:textId="77777777" w:rsidR="004728EA" w:rsidRDefault="004728EA" w:rsidP="00831622">
                      <w:pPr>
                        <w:spacing w:after="0" w:line="240" w:lineRule="auto"/>
                        <w:jc w:val="center"/>
                        <w:rPr>
                          <w:sz w:val="18"/>
                          <w:szCs w:val="18"/>
                        </w:rPr>
                      </w:pPr>
                    </w:p>
                    <w:p w14:paraId="33FE16E2" w14:textId="77777777" w:rsidR="004728EA" w:rsidRDefault="004728EA" w:rsidP="00831622">
                      <w:pPr>
                        <w:spacing w:after="0" w:line="240" w:lineRule="auto"/>
                        <w:jc w:val="center"/>
                        <w:rPr>
                          <w:sz w:val="18"/>
                          <w:szCs w:val="18"/>
                        </w:rPr>
                      </w:pPr>
                    </w:p>
                    <w:p w14:paraId="35C0AE26" w14:textId="7D064B73" w:rsidR="004728EA" w:rsidRDefault="004728EA" w:rsidP="00831622">
                      <w:pPr>
                        <w:spacing w:line="240" w:lineRule="auto"/>
                        <w:jc w:val="center"/>
                      </w:pPr>
                      <w:r>
                        <w:t xml:space="preserve">Quy Nhơn, tháng </w:t>
                      </w:r>
                      <w:r w:rsidR="00DF38C6">
                        <w:t>11 năm 2025</w:t>
                      </w:r>
                    </w:p>
                    <w:p w14:paraId="3BE5BDAC" w14:textId="77777777" w:rsidR="004728EA" w:rsidRPr="00FA2C7F" w:rsidRDefault="004728EA" w:rsidP="00831622">
                      <w:pPr>
                        <w:spacing w:after="0" w:line="240" w:lineRule="auto"/>
                        <w:jc w:val="center"/>
                        <w:rPr>
                          <w:b/>
                          <w:sz w:val="18"/>
                          <w:szCs w:val="18"/>
                        </w:rPr>
                      </w:pPr>
                    </w:p>
                  </w:txbxContent>
                </v:textbox>
                <w10:wrap anchorx="margin"/>
              </v:shape>
            </w:pict>
          </mc:Fallback>
        </mc:AlternateContent>
      </w:r>
      <w:r w:rsidRPr="000B3F58">
        <w:rPr>
          <w:b/>
        </w:rPr>
        <w:br w:type="page"/>
      </w:r>
    </w:p>
    <w:sdt>
      <w:sdtPr>
        <w:rPr>
          <w:b/>
        </w:rPr>
        <w:id w:val="-1439206670"/>
        <w:docPartObj>
          <w:docPartGallery w:val="Table of Contents"/>
          <w:docPartUnique/>
        </w:docPartObj>
      </w:sdtPr>
      <w:sdtEndPr>
        <w:rPr>
          <w:bCs/>
          <w:noProof/>
        </w:rPr>
      </w:sdtEndPr>
      <w:sdtContent>
        <w:p w14:paraId="28008DA7" w14:textId="77777777" w:rsidR="00831622" w:rsidRPr="000B3F58" w:rsidRDefault="00831622" w:rsidP="00831622">
          <w:pPr>
            <w:rPr>
              <w:b/>
            </w:rPr>
          </w:pPr>
          <w:r w:rsidRPr="000B3F58">
            <w:rPr>
              <w:b/>
            </w:rPr>
            <w:t>MỤC LỤC</w:t>
          </w:r>
        </w:p>
        <w:p w14:paraId="425EE67B" w14:textId="6ADE3D9C" w:rsidR="00805B1D" w:rsidRDefault="00831622">
          <w:pPr>
            <w:pStyle w:val="TOC1"/>
            <w:rPr>
              <w:rFonts w:asciiTheme="minorHAnsi" w:eastAsiaTheme="minorEastAsia" w:hAnsiTheme="minorHAnsi" w:cstheme="minorBidi"/>
              <w:noProof/>
              <w:sz w:val="22"/>
              <w:lang w:eastAsia="ja-JP"/>
            </w:rPr>
          </w:pPr>
          <w:r w:rsidRPr="000B3F58">
            <w:rPr>
              <w:b/>
            </w:rPr>
            <w:fldChar w:fldCharType="begin"/>
          </w:r>
          <w:r w:rsidRPr="000B3F58">
            <w:rPr>
              <w:b/>
            </w:rPr>
            <w:instrText xml:space="preserve"> TOC \o "1-3" \h \z \u </w:instrText>
          </w:r>
          <w:r w:rsidRPr="000B3F58">
            <w:rPr>
              <w:b/>
            </w:rPr>
            <w:fldChar w:fldCharType="separate"/>
          </w:r>
          <w:hyperlink w:anchor="_Toc214913103" w:history="1">
            <w:r w:rsidR="00805B1D" w:rsidRPr="00070A3C">
              <w:rPr>
                <w:rStyle w:val="Hyperlink"/>
                <w:b/>
                <w:noProof/>
              </w:rPr>
              <w:t>I. Đặt vấn đề</w:t>
            </w:r>
            <w:r w:rsidR="00805B1D">
              <w:rPr>
                <w:noProof/>
                <w:webHidden/>
              </w:rPr>
              <w:tab/>
            </w:r>
            <w:r w:rsidR="00805B1D">
              <w:rPr>
                <w:noProof/>
                <w:webHidden/>
              </w:rPr>
              <w:fldChar w:fldCharType="begin"/>
            </w:r>
            <w:r w:rsidR="00805B1D">
              <w:rPr>
                <w:noProof/>
                <w:webHidden/>
              </w:rPr>
              <w:instrText xml:space="preserve"> PAGEREF _Toc214913103 \h </w:instrText>
            </w:r>
            <w:r w:rsidR="00805B1D">
              <w:rPr>
                <w:noProof/>
                <w:webHidden/>
              </w:rPr>
            </w:r>
            <w:r w:rsidR="00805B1D">
              <w:rPr>
                <w:noProof/>
                <w:webHidden/>
              </w:rPr>
              <w:fldChar w:fldCharType="separate"/>
            </w:r>
            <w:r w:rsidR="00805B1D">
              <w:rPr>
                <w:noProof/>
                <w:webHidden/>
              </w:rPr>
              <w:t>4</w:t>
            </w:r>
            <w:r w:rsidR="00805B1D">
              <w:rPr>
                <w:noProof/>
                <w:webHidden/>
              </w:rPr>
              <w:fldChar w:fldCharType="end"/>
            </w:r>
          </w:hyperlink>
        </w:p>
        <w:p w14:paraId="4DBCE056" w14:textId="3E10FC8F" w:rsidR="00805B1D" w:rsidRDefault="00DE37DA">
          <w:pPr>
            <w:pStyle w:val="TOC2"/>
            <w:tabs>
              <w:tab w:val="right" w:leader="dot" w:pos="9681"/>
            </w:tabs>
            <w:rPr>
              <w:rFonts w:asciiTheme="minorHAnsi" w:eastAsiaTheme="minorEastAsia" w:hAnsiTheme="minorHAnsi" w:cstheme="minorBidi"/>
              <w:noProof/>
              <w:sz w:val="22"/>
              <w:lang w:eastAsia="ja-JP"/>
            </w:rPr>
          </w:pPr>
          <w:hyperlink w:anchor="_Toc214913104" w:history="1">
            <w:r w:rsidR="00805B1D" w:rsidRPr="00070A3C">
              <w:rPr>
                <w:rStyle w:val="Hyperlink"/>
                <w:b/>
                <w:noProof/>
              </w:rPr>
              <w:t>1. Lý do chọn đề tài</w:t>
            </w:r>
            <w:r w:rsidR="00805B1D">
              <w:rPr>
                <w:noProof/>
                <w:webHidden/>
              </w:rPr>
              <w:tab/>
            </w:r>
            <w:r w:rsidR="00805B1D">
              <w:rPr>
                <w:noProof/>
                <w:webHidden/>
              </w:rPr>
              <w:fldChar w:fldCharType="begin"/>
            </w:r>
            <w:r w:rsidR="00805B1D">
              <w:rPr>
                <w:noProof/>
                <w:webHidden/>
              </w:rPr>
              <w:instrText xml:space="preserve"> PAGEREF _Toc214913104 \h </w:instrText>
            </w:r>
            <w:r w:rsidR="00805B1D">
              <w:rPr>
                <w:noProof/>
                <w:webHidden/>
              </w:rPr>
            </w:r>
            <w:r w:rsidR="00805B1D">
              <w:rPr>
                <w:noProof/>
                <w:webHidden/>
              </w:rPr>
              <w:fldChar w:fldCharType="separate"/>
            </w:r>
            <w:r w:rsidR="00805B1D">
              <w:rPr>
                <w:noProof/>
                <w:webHidden/>
              </w:rPr>
              <w:t>4</w:t>
            </w:r>
            <w:r w:rsidR="00805B1D">
              <w:rPr>
                <w:noProof/>
                <w:webHidden/>
              </w:rPr>
              <w:fldChar w:fldCharType="end"/>
            </w:r>
          </w:hyperlink>
        </w:p>
        <w:p w14:paraId="61F73368" w14:textId="1D6C8895" w:rsidR="00805B1D" w:rsidRDefault="00DE37DA">
          <w:pPr>
            <w:pStyle w:val="TOC2"/>
            <w:tabs>
              <w:tab w:val="right" w:leader="dot" w:pos="9681"/>
            </w:tabs>
            <w:rPr>
              <w:rFonts w:asciiTheme="minorHAnsi" w:eastAsiaTheme="minorEastAsia" w:hAnsiTheme="minorHAnsi" w:cstheme="minorBidi"/>
              <w:noProof/>
              <w:sz w:val="22"/>
              <w:lang w:eastAsia="ja-JP"/>
            </w:rPr>
          </w:pPr>
          <w:hyperlink w:anchor="_Toc214913105" w:history="1">
            <w:r w:rsidR="00805B1D" w:rsidRPr="00070A3C">
              <w:rPr>
                <w:rStyle w:val="Hyperlink"/>
                <w:b/>
                <w:bCs/>
                <w:noProof/>
              </w:rPr>
              <w:t>2. Mục tiêu nghiên cứu</w:t>
            </w:r>
            <w:r w:rsidR="00805B1D">
              <w:rPr>
                <w:noProof/>
                <w:webHidden/>
              </w:rPr>
              <w:tab/>
            </w:r>
            <w:r w:rsidR="00805B1D">
              <w:rPr>
                <w:noProof/>
                <w:webHidden/>
              </w:rPr>
              <w:fldChar w:fldCharType="begin"/>
            </w:r>
            <w:r w:rsidR="00805B1D">
              <w:rPr>
                <w:noProof/>
                <w:webHidden/>
              </w:rPr>
              <w:instrText xml:space="preserve"> PAGEREF _Toc214913105 \h </w:instrText>
            </w:r>
            <w:r w:rsidR="00805B1D">
              <w:rPr>
                <w:noProof/>
                <w:webHidden/>
              </w:rPr>
            </w:r>
            <w:r w:rsidR="00805B1D">
              <w:rPr>
                <w:noProof/>
                <w:webHidden/>
              </w:rPr>
              <w:fldChar w:fldCharType="separate"/>
            </w:r>
            <w:r w:rsidR="00805B1D">
              <w:rPr>
                <w:noProof/>
                <w:webHidden/>
              </w:rPr>
              <w:t>4</w:t>
            </w:r>
            <w:r w:rsidR="00805B1D">
              <w:rPr>
                <w:noProof/>
                <w:webHidden/>
              </w:rPr>
              <w:fldChar w:fldCharType="end"/>
            </w:r>
          </w:hyperlink>
        </w:p>
        <w:p w14:paraId="637C19C3" w14:textId="67E42735" w:rsidR="00805B1D" w:rsidRDefault="00DE37DA">
          <w:pPr>
            <w:pStyle w:val="TOC1"/>
            <w:rPr>
              <w:rFonts w:asciiTheme="minorHAnsi" w:eastAsiaTheme="minorEastAsia" w:hAnsiTheme="minorHAnsi" w:cstheme="minorBidi"/>
              <w:noProof/>
              <w:sz w:val="22"/>
              <w:lang w:eastAsia="ja-JP"/>
            </w:rPr>
          </w:pPr>
          <w:hyperlink w:anchor="_Toc214913106" w:history="1">
            <w:r w:rsidR="00805B1D" w:rsidRPr="00070A3C">
              <w:rPr>
                <w:rStyle w:val="Hyperlink"/>
                <w:b/>
                <w:bCs/>
                <w:noProof/>
              </w:rPr>
              <w:t>II. Tổng quan</w:t>
            </w:r>
            <w:r w:rsidR="00805B1D">
              <w:rPr>
                <w:noProof/>
                <w:webHidden/>
              </w:rPr>
              <w:tab/>
            </w:r>
            <w:r w:rsidR="00805B1D">
              <w:rPr>
                <w:noProof/>
                <w:webHidden/>
              </w:rPr>
              <w:fldChar w:fldCharType="begin"/>
            </w:r>
            <w:r w:rsidR="00805B1D">
              <w:rPr>
                <w:noProof/>
                <w:webHidden/>
              </w:rPr>
              <w:instrText xml:space="preserve"> PAGEREF _Toc214913106 \h </w:instrText>
            </w:r>
            <w:r w:rsidR="00805B1D">
              <w:rPr>
                <w:noProof/>
                <w:webHidden/>
              </w:rPr>
            </w:r>
            <w:r w:rsidR="00805B1D">
              <w:rPr>
                <w:noProof/>
                <w:webHidden/>
              </w:rPr>
              <w:fldChar w:fldCharType="separate"/>
            </w:r>
            <w:r w:rsidR="00805B1D">
              <w:rPr>
                <w:noProof/>
                <w:webHidden/>
              </w:rPr>
              <w:t>5</w:t>
            </w:r>
            <w:r w:rsidR="00805B1D">
              <w:rPr>
                <w:noProof/>
                <w:webHidden/>
              </w:rPr>
              <w:fldChar w:fldCharType="end"/>
            </w:r>
          </w:hyperlink>
        </w:p>
        <w:p w14:paraId="2AF526C8" w14:textId="51DFB13D" w:rsidR="00805B1D" w:rsidRDefault="00DE37DA">
          <w:pPr>
            <w:pStyle w:val="TOC1"/>
            <w:rPr>
              <w:rFonts w:asciiTheme="minorHAnsi" w:eastAsiaTheme="minorEastAsia" w:hAnsiTheme="minorHAnsi" w:cstheme="minorBidi"/>
              <w:noProof/>
              <w:sz w:val="22"/>
              <w:lang w:eastAsia="ja-JP"/>
            </w:rPr>
          </w:pPr>
          <w:hyperlink w:anchor="_Toc214913107" w:history="1">
            <w:r w:rsidR="00805B1D" w:rsidRPr="00070A3C">
              <w:rPr>
                <w:rStyle w:val="Hyperlink"/>
                <w:b/>
                <w:bCs/>
                <w:noProof/>
              </w:rPr>
              <w:t>III. Nội dung và phương pháp nghiên cứu</w:t>
            </w:r>
            <w:r w:rsidR="00805B1D">
              <w:rPr>
                <w:noProof/>
                <w:webHidden/>
              </w:rPr>
              <w:tab/>
            </w:r>
            <w:r w:rsidR="00805B1D">
              <w:rPr>
                <w:noProof/>
                <w:webHidden/>
              </w:rPr>
              <w:fldChar w:fldCharType="begin"/>
            </w:r>
            <w:r w:rsidR="00805B1D">
              <w:rPr>
                <w:noProof/>
                <w:webHidden/>
              </w:rPr>
              <w:instrText xml:space="preserve"> PAGEREF _Toc214913107 \h </w:instrText>
            </w:r>
            <w:r w:rsidR="00805B1D">
              <w:rPr>
                <w:noProof/>
                <w:webHidden/>
              </w:rPr>
            </w:r>
            <w:r w:rsidR="00805B1D">
              <w:rPr>
                <w:noProof/>
                <w:webHidden/>
              </w:rPr>
              <w:fldChar w:fldCharType="separate"/>
            </w:r>
            <w:r w:rsidR="00805B1D">
              <w:rPr>
                <w:noProof/>
                <w:webHidden/>
              </w:rPr>
              <w:t>5</w:t>
            </w:r>
            <w:r w:rsidR="00805B1D">
              <w:rPr>
                <w:noProof/>
                <w:webHidden/>
              </w:rPr>
              <w:fldChar w:fldCharType="end"/>
            </w:r>
          </w:hyperlink>
        </w:p>
        <w:p w14:paraId="19DD9170" w14:textId="318BEB11" w:rsidR="00805B1D" w:rsidRDefault="00DE37DA">
          <w:pPr>
            <w:pStyle w:val="TOC2"/>
            <w:tabs>
              <w:tab w:val="right" w:leader="dot" w:pos="9681"/>
            </w:tabs>
            <w:rPr>
              <w:rFonts w:asciiTheme="minorHAnsi" w:eastAsiaTheme="minorEastAsia" w:hAnsiTheme="minorHAnsi" w:cstheme="minorBidi"/>
              <w:noProof/>
              <w:sz w:val="22"/>
              <w:lang w:eastAsia="ja-JP"/>
            </w:rPr>
          </w:pPr>
          <w:hyperlink w:anchor="_Toc214913108" w:history="1">
            <w:r w:rsidR="00805B1D" w:rsidRPr="00070A3C">
              <w:rPr>
                <w:rStyle w:val="Hyperlink"/>
                <w:b/>
                <w:bCs/>
                <w:noProof/>
              </w:rPr>
              <w:t>1. Đối tượng và phạm vi nghiên cứu</w:t>
            </w:r>
            <w:r w:rsidR="00805B1D">
              <w:rPr>
                <w:noProof/>
                <w:webHidden/>
              </w:rPr>
              <w:tab/>
            </w:r>
            <w:r w:rsidR="00805B1D">
              <w:rPr>
                <w:noProof/>
                <w:webHidden/>
              </w:rPr>
              <w:fldChar w:fldCharType="begin"/>
            </w:r>
            <w:r w:rsidR="00805B1D">
              <w:rPr>
                <w:noProof/>
                <w:webHidden/>
              </w:rPr>
              <w:instrText xml:space="preserve"> PAGEREF _Toc214913108 \h </w:instrText>
            </w:r>
            <w:r w:rsidR="00805B1D">
              <w:rPr>
                <w:noProof/>
                <w:webHidden/>
              </w:rPr>
            </w:r>
            <w:r w:rsidR="00805B1D">
              <w:rPr>
                <w:noProof/>
                <w:webHidden/>
              </w:rPr>
              <w:fldChar w:fldCharType="separate"/>
            </w:r>
            <w:r w:rsidR="00805B1D">
              <w:rPr>
                <w:noProof/>
                <w:webHidden/>
              </w:rPr>
              <w:t>5</w:t>
            </w:r>
            <w:r w:rsidR="00805B1D">
              <w:rPr>
                <w:noProof/>
                <w:webHidden/>
              </w:rPr>
              <w:fldChar w:fldCharType="end"/>
            </w:r>
          </w:hyperlink>
        </w:p>
        <w:p w14:paraId="642133CD" w14:textId="06422C69" w:rsidR="00805B1D" w:rsidRDefault="00DE37DA">
          <w:pPr>
            <w:pStyle w:val="TOC2"/>
            <w:tabs>
              <w:tab w:val="right" w:leader="dot" w:pos="9681"/>
            </w:tabs>
            <w:rPr>
              <w:rFonts w:asciiTheme="minorHAnsi" w:eastAsiaTheme="minorEastAsia" w:hAnsiTheme="minorHAnsi" w:cstheme="minorBidi"/>
              <w:noProof/>
              <w:sz w:val="22"/>
              <w:lang w:eastAsia="ja-JP"/>
            </w:rPr>
          </w:pPr>
          <w:hyperlink w:anchor="_Toc214913109" w:history="1">
            <w:r w:rsidR="00805B1D" w:rsidRPr="00070A3C">
              <w:rPr>
                <w:rStyle w:val="Hyperlink"/>
                <w:b/>
                <w:bCs/>
                <w:noProof/>
              </w:rPr>
              <w:t>2. Nội dung nghiên cứu</w:t>
            </w:r>
            <w:r w:rsidR="00805B1D">
              <w:rPr>
                <w:noProof/>
                <w:webHidden/>
              </w:rPr>
              <w:tab/>
            </w:r>
            <w:r w:rsidR="00805B1D">
              <w:rPr>
                <w:noProof/>
                <w:webHidden/>
              </w:rPr>
              <w:fldChar w:fldCharType="begin"/>
            </w:r>
            <w:r w:rsidR="00805B1D">
              <w:rPr>
                <w:noProof/>
                <w:webHidden/>
              </w:rPr>
              <w:instrText xml:space="preserve"> PAGEREF _Toc214913109 \h </w:instrText>
            </w:r>
            <w:r w:rsidR="00805B1D">
              <w:rPr>
                <w:noProof/>
                <w:webHidden/>
              </w:rPr>
            </w:r>
            <w:r w:rsidR="00805B1D">
              <w:rPr>
                <w:noProof/>
                <w:webHidden/>
              </w:rPr>
              <w:fldChar w:fldCharType="separate"/>
            </w:r>
            <w:r w:rsidR="00805B1D">
              <w:rPr>
                <w:noProof/>
                <w:webHidden/>
              </w:rPr>
              <w:t>6</w:t>
            </w:r>
            <w:r w:rsidR="00805B1D">
              <w:rPr>
                <w:noProof/>
                <w:webHidden/>
              </w:rPr>
              <w:fldChar w:fldCharType="end"/>
            </w:r>
          </w:hyperlink>
        </w:p>
        <w:p w14:paraId="68CD2F90" w14:textId="1054926F" w:rsidR="00805B1D" w:rsidRDefault="00DE37DA">
          <w:pPr>
            <w:pStyle w:val="TOC2"/>
            <w:tabs>
              <w:tab w:val="right" w:leader="dot" w:pos="9681"/>
            </w:tabs>
            <w:rPr>
              <w:rFonts w:asciiTheme="minorHAnsi" w:eastAsiaTheme="minorEastAsia" w:hAnsiTheme="minorHAnsi" w:cstheme="minorBidi"/>
              <w:noProof/>
              <w:sz w:val="22"/>
              <w:lang w:eastAsia="ja-JP"/>
            </w:rPr>
          </w:pPr>
          <w:hyperlink w:anchor="_Toc214913110" w:history="1">
            <w:r w:rsidR="00805B1D" w:rsidRPr="00070A3C">
              <w:rPr>
                <w:rStyle w:val="Hyperlink"/>
                <w:b/>
                <w:bCs/>
                <w:noProof/>
              </w:rPr>
              <w:t>3. Phương pháp nghiên cứu</w:t>
            </w:r>
            <w:r w:rsidR="00805B1D">
              <w:rPr>
                <w:noProof/>
                <w:webHidden/>
              </w:rPr>
              <w:tab/>
            </w:r>
            <w:r w:rsidR="00805B1D">
              <w:rPr>
                <w:noProof/>
                <w:webHidden/>
              </w:rPr>
              <w:fldChar w:fldCharType="begin"/>
            </w:r>
            <w:r w:rsidR="00805B1D">
              <w:rPr>
                <w:noProof/>
                <w:webHidden/>
              </w:rPr>
              <w:instrText xml:space="preserve"> PAGEREF _Toc214913110 \h </w:instrText>
            </w:r>
            <w:r w:rsidR="00805B1D">
              <w:rPr>
                <w:noProof/>
                <w:webHidden/>
              </w:rPr>
            </w:r>
            <w:r w:rsidR="00805B1D">
              <w:rPr>
                <w:noProof/>
                <w:webHidden/>
              </w:rPr>
              <w:fldChar w:fldCharType="separate"/>
            </w:r>
            <w:r w:rsidR="00805B1D">
              <w:rPr>
                <w:noProof/>
                <w:webHidden/>
              </w:rPr>
              <w:t>7</w:t>
            </w:r>
            <w:r w:rsidR="00805B1D">
              <w:rPr>
                <w:noProof/>
                <w:webHidden/>
              </w:rPr>
              <w:fldChar w:fldCharType="end"/>
            </w:r>
          </w:hyperlink>
        </w:p>
        <w:p w14:paraId="22A69D54" w14:textId="4F42596E" w:rsidR="00805B1D" w:rsidRDefault="00DE37DA">
          <w:pPr>
            <w:pStyle w:val="TOC1"/>
            <w:rPr>
              <w:rFonts w:asciiTheme="minorHAnsi" w:eastAsiaTheme="minorEastAsia" w:hAnsiTheme="minorHAnsi" w:cstheme="minorBidi"/>
              <w:noProof/>
              <w:sz w:val="22"/>
              <w:lang w:eastAsia="ja-JP"/>
            </w:rPr>
          </w:pPr>
          <w:hyperlink w:anchor="_Toc214913111" w:history="1">
            <w:r w:rsidR="00805B1D" w:rsidRPr="00070A3C">
              <w:rPr>
                <w:rStyle w:val="Hyperlink"/>
                <w:b/>
                <w:bCs/>
                <w:noProof/>
              </w:rPr>
              <w:t>IV. Dự đoán kết quả</w:t>
            </w:r>
            <w:r w:rsidR="00805B1D">
              <w:rPr>
                <w:noProof/>
                <w:webHidden/>
              </w:rPr>
              <w:tab/>
            </w:r>
            <w:r w:rsidR="00805B1D">
              <w:rPr>
                <w:noProof/>
                <w:webHidden/>
              </w:rPr>
              <w:fldChar w:fldCharType="begin"/>
            </w:r>
            <w:r w:rsidR="00805B1D">
              <w:rPr>
                <w:noProof/>
                <w:webHidden/>
              </w:rPr>
              <w:instrText xml:space="preserve"> PAGEREF _Toc214913111 \h </w:instrText>
            </w:r>
            <w:r w:rsidR="00805B1D">
              <w:rPr>
                <w:noProof/>
                <w:webHidden/>
              </w:rPr>
            </w:r>
            <w:r w:rsidR="00805B1D">
              <w:rPr>
                <w:noProof/>
                <w:webHidden/>
              </w:rPr>
              <w:fldChar w:fldCharType="separate"/>
            </w:r>
            <w:r w:rsidR="00805B1D">
              <w:rPr>
                <w:noProof/>
                <w:webHidden/>
              </w:rPr>
              <w:t>8</w:t>
            </w:r>
            <w:r w:rsidR="00805B1D">
              <w:rPr>
                <w:noProof/>
                <w:webHidden/>
              </w:rPr>
              <w:fldChar w:fldCharType="end"/>
            </w:r>
          </w:hyperlink>
        </w:p>
        <w:p w14:paraId="6CEE5636" w14:textId="79CA6D2D" w:rsidR="00805B1D" w:rsidRDefault="00DE37DA">
          <w:pPr>
            <w:pStyle w:val="TOC1"/>
            <w:rPr>
              <w:rFonts w:asciiTheme="minorHAnsi" w:eastAsiaTheme="minorEastAsia" w:hAnsiTheme="minorHAnsi" w:cstheme="minorBidi"/>
              <w:noProof/>
              <w:sz w:val="22"/>
              <w:lang w:eastAsia="ja-JP"/>
            </w:rPr>
          </w:pPr>
          <w:hyperlink w:anchor="_Toc214913112" w:history="1">
            <w:r w:rsidR="00805B1D" w:rsidRPr="00070A3C">
              <w:rPr>
                <w:rStyle w:val="Hyperlink"/>
                <w:b/>
                <w:bCs/>
                <w:noProof/>
              </w:rPr>
              <w:t>V. Tài liệu tham khảo</w:t>
            </w:r>
            <w:r w:rsidR="00805B1D">
              <w:rPr>
                <w:noProof/>
                <w:webHidden/>
              </w:rPr>
              <w:tab/>
            </w:r>
            <w:r w:rsidR="00805B1D">
              <w:rPr>
                <w:noProof/>
                <w:webHidden/>
              </w:rPr>
              <w:fldChar w:fldCharType="begin"/>
            </w:r>
            <w:r w:rsidR="00805B1D">
              <w:rPr>
                <w:noProof/>
                <w:webHidden/>
              </w:rPr>
              <w:instrText xml:space="preserve"> PAGEREF _Toc214913112 \h </w:instrText>
            </w:r>
            <w:r w:rsidR="00805B1D">
              <w:rPr>
                <w:noProof/>
                <w:webHidden/>
              </w:rPr>
            </w:r>
            <w:r w:rsidR="00805B1D">
              <w:rPr>
                <w:noProof/>
                <w:webHidden/>
              </w:rPr>
              <w:fldChar w:fldCharType="separate"/>
            </w:r>
            <w:r w:rsidR="00805B1D">
              <w:rPr>
                <w:noProof/>
                <w:webHidden/>
              </w:rPr>
              <w:t>8</w:t>
            </w:r>
            <w:r w:rsidR="00805B1D">
              <w:rPr>
                <w:noProof/>
                <w:webHidden/>
              </w:rPr>
              <w:fldChar w:fldCharType="end"/>
            </w:r>
          </w:hyperlink>
        </w:p>
        <w:p w14:paraId="0E6E4663" w14:textId="5CAA320F" w:rsidR="00805B1D" w:rsidRDefault="00DE37DA">
          <w:pPr>
            <w:pStyle w:val="TOC1"/>
            <w:rPr>
              <w:rFonts w:asciiTheme="minorHAnsi" w:eastAsiaTheme="minorEastAsia" w:hAnsiTheme="minorHAnsi" w:cstheme="minorBidi"/>
              <w:noProof/>
              <w:sz w:val="22"/>
              <w:lang w:eastAsia="ja-JP"/>
            </w:rPr>
          </w:pPr>
          <w:hyperlink w:anchor="_Toc214913113" w:history="1">
            <w:r w:rsidR="00805B1D" w:rsidRPr="00070A3C">
              <w:rPr>
                <w:rStyle w:val="Hyperlink"/>
                <w:b/>
                <w:bCs/>
                <w:noProof/>
              </w:rPr>
              <w:t>VI. Kế hoạch thực hiện đề tài</w:t>
            </w:r>
            <w:r w:rsidR="00805B1D">
              <w:rPr>
                <w:noProof/>
                <w:webHidden/>
              </w:rPr>
              <w:tab/>
            </w:r>
            <w:r w:rsidR="00805B1D">
              <w:rPr>
                <w:noProof/>
                <w:webHidden/>
              </w:rPr>
              <w:fldChar w:fldCharType="begin"/>
            </w:r>
            <w:r w:rsidR="00805B1D">
              <w:rPr>
                <w:noProof/>
                <w:webHidden/>
              </w:rPr>
              <w:instrText xml:space="preserve"> PAGEREF _Toc214913113 \h </w:instrText>
            </w:r>
            <w:r w:rsidR="00805B1D">
              <w:rPr>
                <w:noProof/>
                <w:webHidden/>
              </w:rPr>
            </w:r>
            <w:r w:rsidR="00805B1D">
              <w:rPr>
                <w:noProof/>
                <w:webHidden/>
              </w:rPr>
              <w:fldChar w:fldCharType="separate"/>
            </w:r>
            <w:r w:rsidR="00805B1D">
              <w:rPr>
                <w:noProof/>
                <w:webHidden/>
              </w:rPr>
              <w:t>9</w:t>
            </w:r>
            <w:r w:rsidR="00805B1D">
              <w:rPr>
                <w:noProof/>
                <w:webHidden/>
              </w:rPr>
              <w:fldChar w:fldCharType="end"/>
            </w:r>
          </w:hyperlink>
        </w:p>
        <w:p w14:paraId="4515A42D" w14:textId="35E58CFF" w:rsidR="00831622" w:rsidRPr="000B3F58" w:rsidRDefault="00831622" w:rsidP="00831622">
          <w:pPr>
            <w:rPr>
              <w:b/>
            </w:rPr>
          </w:pPr>
          <w:r w:rsidRPr="000B3F58">
            <w:rPr>
              <w:b/>
              <w:bCs/>
              <w:noProof/>
            </w:rPr>
            <w:fldChar w:fldCharType="end"/>
          </w:r>
        </w:p>
      </w:sdtContent>
    </w:sdt>
    <w:p w14:paraId="6A482225" w14:textId="77777777" w:rsidR="00831622" w:rsidRPr="000B3F58" w:rsidRDefault="00831622" w:rsidP="00831622">
      <w:pPr>
        <w:rPr>
          <w:b/>
        </w:rPr>
      </w:pPr>
    </w:p>
    <w:p w14:paraId="6C52D070" w14:textId="77777777" w:rsidR="00831622" w:rsidRPr="000B3F58" w:rsidRDefault="00831622" w:rsidP="00831622">
      <w:pPr>
        <w:rPr>
          <w:b/>
        </w:rPr>
      </w:pPr>
      <w:r w:rsidRPr="000B3F58">
        <w:rPr>
          <w:b/>
        </w:rPr>
        <w:br w:type="page"/>
      </w:r>
    </w:p>
    <w:p w14:paraId="4D8171FC" w14:textId="741ABBDD" w:rsidR="00DF4504" w:rsidRPr="000B3F58" w:rsidRDefault="00831622" w:rsidP="0004714C">
      <w:pPr>
        <w:pStyle w:val="ListParagraph"/>
        <w:numPr>
          <w:ilvl w:val="0"/>
          <w:numId w:val="1"/>
        </w:numPr>
        <w:spacing w:before="120" w:after="120" w:line="360" w:lineRule="auto"/>
        <w:outlineLvl w:val="0"/>
        <w:rPr>
          <w:b/>
          <w:sz w:val="32"/>
        </w:rPr>
      </w:pPr>
      <w:bookmarkStart w:id="1" w:name="_Toc214913103"/>
      <w:r w:rsidRPr="000B3F58">
        <w:rPr>
          <w:b/>
          <w:sz w:val="32"/>
        </w:rPr>
        <w:lastRenderedPageBreak/>
        <w:t>Đặt vấn đề</w:t>
      </w:r>
      <w:bookmarkEnd w:id="1"/>
    </w:p>
    <w:p w14:paraId="22DBD023" w14:textId="2012AED2" w:rsidR="00DF4504" w:rsidRPr="000B3F58" w:rsidRDefault="00DF4504" w:rsidP="003D3870">
      <w:pPr>
        <w:pStyle w:val="ListParagraph"/>
        <w:numPr>
          <w:ilvl w:val="0"/>
          <w:numId w:val="8"/>
        </w:numPr>
        <w:spacing w:before="120" w:after="120" w:line="360" w:lineRule="auto"/>
        <w:jc w:val="both"/>
        <w:outlineLvl w:val="1"/>
        <w:rPr>
          <w:b/>
          <w:sz w:val="28"/>
          <w:szCs w:val="26"/>
        </w:rPr>
      </w:pPr>
      <w:bookmarkStart w:id="2" w:name="_Toc214913104"/>
      <w:r w:rsidRPr="000B3F58">
        <w:rPr>
          <w:b/>
          <w:sz w:val="28"/>
          <w:szCs w:val="26"/>
        </w:rPr>
        <w:t>Lý do chọn đề tài</w:t>
      </w:r>
      <w:bookmarkEnd w:id="2"/>
      <w:r w:rsidRPr="000B3F58">
        <w:rPr>
          <w:b/>
          <w:sz w:val="28"/>
          <w:szCs w:val="26"/>
        </w:rPr>
        <w:t xml:space="preserve"> </w:t>
      </w:r>
    </w:p>
    <w:p w14:paraId="6783A9FE" w14:textId="5D4AC5E5" w:rsidR="001A7E58" w:rsidRPr="001A7E58" w:rsidRDefault="001A7E58" w:rsidP="001A7E58">
      <w:pPr>
        <w:pStyle w:val="ListParagraph"/>
        <w:spacing w:before="120" w:after="120" w:line="360" w:lineRule="auto"/>
        <w:ind w:left="0" w:firstLine="720"/>
        <w:jc w:val="both"/>
        <w:rPr>
          <w:szCs w:val="26"/>
        </w:rPr>
      </w:pPr>
      <w:r w:rsidRPr="001A7E58">
        <w:rPr>
          <w:szCs w:val="26"/>
        </w:rPr>
        <w:t>Trong bối cảnh ngành vận tải hành khách phát triển mạnh mẽ, vấn đề an toàn giao thông luôn được đặt lên hàng đầu. Các hành vi thiếu tập trung của tài xế như sử dụng điện thoại, hút thuốc, hay không thắt dây an toàn là những nguyên nhân chính dẫn đến tai nạn nghiêm trọng. Tuy nhiên, các phương pháp giám sát truyền thống hiện nay bộc lộ nhiều hạn chế: giám sát không liên tục, phụ thuộc vào con người, và thiếu bằng chứng xác thực để xử lý vi phạm.</w:t>
      </w:r>
    </w:p>
    <w:p w14:paraId="788C3BF0" w14:textId="73D7C077" w:rsidR="001A7E58" w:rsidRPr="001A7E58" w:rsidRDefault="001A7E58" w:rsidP="001A7E58">
      <w:pPr>
        <w:pStyle w:val="ListParagraph"/>
        <w:spacing w:before="120" w:after="120" w:line="360" w:lineRule="auto"/>
        <w:ind w:left="0" w:firstLine="720"/>
        <w:jc w:val="both"/>
        <w:rPr>
          <w:szCs w:val="26"/>
        </w:rPr>
      </w:pPr>
      <w:r w:rsidRPr="001A7E58">
        <w:rPr>
          <w:szCs w:val="26"/>
        </w:rPr>
        <w:t>Việc ứng dụng công nghệ AI là xu hướng tất yếu. Tuy nhiên, các giải pháp hiện tại thường gặp phải sự đánh đổi về hiệu năng. Nếu chỉ triển khai trên Cloud, hệ thống gặp vấn đề về độ trễ và băng thông, không thể cảnh báo tức thời. Ngược lại, nếu chỉ triển khai trên thiết bị biên, tài nguyên tính toán bị giới hạn, khó chạy các mô hình phức tạp để phân tích hành vi chính xác.</w:t>
      </w:r>
    </w:p>
    <w:p w14:paraId="316962AE" w14:textId="1E24A7BF" w:rsidR="00A30C50" w:rsidRPr="000B3F58" w:rsidRDefault="001A7E58" w:rsidP="001A7E58">
      <w:pPr>
        <w:pStyle w:val="ListParagraph"/>
        <w:spacing w:before="120" w:after="120" w:line="360" w:lineRule="auto"/>
        <w:ind w:left="0" w:firstLine="720"/>
        <w:jc w:val="both"/>
        <w:rPr>
          <w:szCs w:val="26"/>
        </w:rPr>
      </w:pPr>
      <w:r w:rsidRPr="001A7E58">
        <w:rPr>
          <w:szCs w:val="26"/>
        </w:rPr>
        <w:t xml:space="preserve">Do đó, việc kết hợp cả hai trong mô hình </w:t>
      </w:r>
      <w:r w:rsidRPr="001A7E58">
        <w:rPr>
          <w:bCs/>
          <w:szCs w:val="26"/>
        </w:rPr>
        <w:t>Edge AI Computing</w:t>
      </w:r>
      <w:r w:rsidRPr="001A7E58">
        <w:rPr>
          <w:szCs w:val="26"/>
        </w:rPr>
        <w:t xml:space="preserve"> theo kiến trúc </w:t>
      </w:r>
      <w:r w:rsidRPr="001A7E58">
        <w:rPr>
          <w:bCs/>
          <w:szCs w:val="26"/>
        </w:rPr>
        <w:t>Hybrid (Edge–Cloud)</w:t>
      </w:r>
      <w:r w:rsidRPr="001A7E58">
        <w:rPr>
          <w:szCs w:val="26"/>
        </w:rPr>
        <w:t xml:space="preserve"> là lời giải tối ưu. Mô hình này tận dụng sức mạnh xử lý thời gian thực của thiết bị biên để cảnh báo ngay lập tức, đồng thời sử dụng khả năng lưu trữ và tính toán mạnh mẽ của đám mây để xác thực và quản lý. Xuất phát từ thực tế đó, tôi chọn đề tài </w:t>
      </w:r>
      <w:r w:rsidRPr="001A7E58">
        <w:rPr>
          <w:bCs/>
          <w:szCs w:val="26"/>
        </w:rPr>
        <w:t>“Ứng dụng kiến trúc Hybrid (Edge–Cloud) và Deep Learning trong bài toán nhận diện hành vi tài xế xe khách”</w:t>
      </w:r>
      <w:r w:rsidRPr="001A7E58">
        <w:rPr>
          <w:szCs w:val="26"/>
        </w:rPr>
        <w:t xml:space="preserve"> để nghiên cứu và phát triển một giải pháp giám sát toàn diện, hiệu quả và khả thi</w:t>
      </w:r>
      <w:r>
        <w:rPr>
          <w:szCs w:val="26"/>
        </w:rPr>
        <w:t>.</w:t>
      </w:r>
    </w:p>
    <w:p w14:paraId="777B8CB0" w14:textId="77777777" w:rsidR="00A30C50" w:rsidRPr="000B3F58" w:rsidRDefault="00A30C50" w:rsidP="00D67AB7">
      <w:pPr>
        <w:pStyle w:val="ListParagraph"/>
        <w:spacing w:before="120" w:after="120" w:line="360" w:lineRule="auto"/>
        <w:ind w:left="0"/>
        <w:jc w:val="both"/>
        <w:rPr>
          <w:szCs w:val="26"/>
        </w:rPr>
      </w:pPr>
    </w:p>
    <w:p w14:paraId="5F2D08AF" w14:textId="55BDC509" w:rsidR="00831622" w:rsidRPr="000B3F58" w:rsidRDefault="00831622" w:rsidP="00D67AB7">
      <w:pPr>
        <w:pStyle w:val="ListParagraph"/>
        <w:numPr>
          <w:ilvl w:val="0"/>
          <w:numId w:val="8"/>
        </w:numPr>
        <w:spacing w:before="120" w:after="120" w:line="360" w:lineRule="auto"/>
        <w:ind w:left="709"/>
        <w:jc w:val="both"/>
        <w:outlineLvl w:val="1"/>
        <w:rPr>
          <w:b/>
          <w:bCs/>
          <w:sz w:val="28"/>
        </w:rPr>
      </w:pPr>
      <w:bookmarkStart w:id="3" w:name="_Toc214913105"/>
      <w:r w:rsidRPr="000B3F58">
        <w:rPr>
          <w:b/>
          <w:bCs/>
          <w:sz w:val="28"/>
        </w:rPr>
        <w:t>Mục tiêu nghiên cứu</w:t>
      </w:r>
      <w:bookmarkEnd w:id="3"/>
    </w:p>
    <w:p w14:paraId="2ACAF030" w14:textId="6838CB80" w:rsidR="00592D57" w:rsidRDefault="00592D57" w:rsidP="00592D57">
      <w:pPr>
        <w:pStyle w:val="ListParagraph"/>
        <w:numPr>
          <w:ilvl w:val="0"/>
          <w:numId w:val="12"/>
        </w:numPr>
        <w:spacing w:before="120" w:after="120" w:line="360" w:lineRule="auto"/>
        <w:jc w:val="both"/>
      </w:pPr>
      <w:r>
        <w:t xml:space="preserve">Nghiên cứu tổng quan về hệ thống giám sát hành vi tài xế (DMS) và làm chủ công nghệ </w:t>
      </w:r>
      <w:r w:rsidRPr="0044551B">
        <w:rPr>
          <w:bCs/>
        </w:rPr>
        <w:t>Edge AI Computing</w:t>
      </w:r>
      <w:r>
        <w:t xml:space="preserve"> để tối ưu hóa luồng xử lý dữ liệu trên thiết bị nhúng.</w:t>
      </w:r>
    </w:p>
    <w:p w14:paraId="492146C7" w14:textId="77777777" w:rsidR="00592D57" w:rsidRDefault="00592D57" w:rsidP="00592D57">
      <w:pPr>
        <w:pStyle w:val="ListParagraph"/>
        <w:numPr>
          <w:ilvl w:val="0"/>
          <w:numId w:val="12"/>
        </w:numPr>
        <w:spacing w:before="120" w:after="120" w:line="360" w:lineRule="auto"/>
        <w:jc w:val="both"/>
      </w:pPr>
      <w:r>
        <w:t>Nghiên cứu và ứng dụng các kỹ thuật tiên tiến trong Thị giác máy tính để giải quyết bài toán nhận diện hành vi, bao gồm:</w:t>
      </w:r>
    </w:p>
    <w:p w14:paraId="1CA52646" w14:textId="77777777" w:rsidR="00592D57" w:rsidRDefault="00592D57" w:rsidP="00D87D13">
      <w:pPr>
        <w:pStyle w:val="ListParagraph"/>
        <w:numPr>
          <w:ilvl w:val="1"/>
          <w:numId w:val="14"/>
        </w:numPr>
        <w:spacing w:before="120" w:after="120" w:line="360" w:lineRule="auto"/>
        <w:jc w:val="both"/>
      </w:pPr>
      <w:r w:rsidRPr="00D87D13">
        <w:t>Object Detection</w:t>
      </w:r>
      <w:r>
        <w:t xml:space="preserve"> (Phát hiện vật thể): Để nhận diện điện thoại, thuốc lá.</w:t>
      </w:r>
    </w:p>
    <w:p w14:paraId="06BA0714" w14:textId="77777777" w:rsidR="00592D57" w:rsidRDefault="00592D57" w:rsidP="00D87D13">
      <w:pPr>
        <w:pStyle w:val="ListParagraph"/>
        <w:numPr>
          <w:ilvl w:val="1"/>
          <w:numId w:val="14"/>
        </w:numPr>
        <w:spacing w:before="120" w:after="120" w:line="360" w:lineRule="auto"/>
        <w:jc w:val="both"/>
      </w:pPr>
      <w:r w:rsidRPr="00D87D13">
        <w:t>MediaPipe Pose</w:t>
      </w:r>
      <w:r>
        <w:t xml:space="preserve"> (Ước lượng tư thế): Để phân tích cử chỉ tay, đầu, dây an toàn một cách hiệu quả trên thiết bị biên.</w:t>
      </w:r>
    </w:p>
    <w:p w14:paraId="29AE2DDC" w14:textId="77777777" w:rsidR="00592D57" w:rsidRDefault="00592D57" w:rsidP="00D87D13">
      <w:pPr>
        <w:pStyle w:val="ListParagraph"/>
        <w:numPr>
          <w:ilvl w:val="1"/>
          <w:numId w:val="14"/>
        </w:numPr>
        <w:spacing w:before="120" w:after="120" w:line="360" w:lineRule="auto"/>
        <w:jc w:val="both"/>
      </w:pPr>
      <w:r w:rsidRPr="00D87D13">
        <w:lastRenderedPageBreak/>
        <w:t>SlowFast</w:t>
      </w:r>
      <w:r>
        <w:t xml:space="preserve"> (Nhận diện hành động): Nghiên cứu mô hình phân tích chuỗi thời gian để hiểu ngữ cảnh hành động phức tạp.</w:t>
      </w:r>
    </w:p>
    <w:p w14:paraId="7A57744A" w14:textId="4B3E7404" w:rsidR="00592D57" w:rsidRDefault="00592D57" w:rsidP="00592D57">
      <w:pPr>
        <w:pStyle w:val="ListParagraph"/>
        <w:numPr>
          <w:ilvl w:val="0"/>
          <w:numId w:val="12"/>
        </w:numPr>
        <w:spacing w:before="120" w:after="120" w:line="360" w:lineRule="auto"/>
        <w:jc w:val="both"/>
      </w:pPr>
      <w:r>
        <w:t>Xây dựng hệ thống demo theo kiến trúc Hybrid: thiết bị Edge cảnh báo tức thời các hành vi nguy hiểm và hệ thống Cloud lưu trữ bằng chứng phục vụ công tác quản lý.</w:t>
      </w:r>
    </w:p>
    <w:p w14:paraId="35F5A83A" w14:textId="77777777" w:rsidR="00592D57" w:rsidRPr="00592D57" w:rsidRDefault="00592D57" w:rsidP="00592D57">
      <w:pPr>
        <w:pStyle w:val="ListParagraph"/>
        <w:spacing w:before="120" w:after="120" w:line="360" w:lineRule="auto"/>
        <w:jc w:val="both"/>
      </w:pPr>
    </w:p>
    <w:p w14:paraId="0277D567" w14:textId="5790FB2F" w:rsidR="00E81290" w:rsidRPr="000B3F58" w:rsidRDefault="00831622" w:rsidP="003B2CAA">
      <w:pPr>
        <w:pStyle w:val="ListParagraph"/>
        <w:numPr>
          <w:ilvl w:val="0"/>
          <w:numId w:val="1"/>
        </w:numPr>
        <w:spacing w:before="120" w:after="120" w:line="360" w:lineRule="auto"/>
        <w:jc w:val="both"/>
        <w:outlineLvl w:val="0"/>
        <w:rPr>
          <w:b/>
          <w:bCs/>
          <w:sz w:val="32"/>
        </w:rPr>
      </w:pPr>
      <w:bookmarkStart w:id="4" w:name="_Toc214913106"/>
      <w:r w:rsidRPr="000B3F58">
        <w:rPr>
          <w:b/>
          <w:bCs/>
          <w:sz w:val="32"/>
        </w:rPr>
        <w:t>Tổng quan</w:t>
      </w:r>
      <w:bookmarkEnd w:id="4"/>
    </w:p>
    <w:p w14:paraId="0C6DF242" w14:textId="7913FDAC" w:rsidR="00831622" w:rsidRPr="000B3F58" w:rsidRDefault="0023562B" w:rsidP="0023562B">
      <w:pPr>
        <w:pStyle w:val="ListParagraph"/>
        <w:spacing w:before="120" w:after="120" w:line="360" w:lineRule="auto"/>
        <w:ind w:left="0" w:firstLine="360"/>
        <w:jc w:val="both"/>
      </w:pPr>
      <w:r>
        <w:t>Trên thế giới và tại Việt Nam, các hệ thống Giám sát hành vi tài xế (Driver Monitoring System - DMS) đang chuyển dịch mạnh mẽ từ các cảm biến vật lý đơn giản sang phân tích video bằng Deep Learning. Các nghiên cứu hiện đại tập trung vào hai nhánh chính:</w:t>
      </w:r>
    </w:p>
    <w:p w14:paraId="28183B04" w14:textId="0C79A58D" w:rsidR="0023562B" w:rsidRDefault="0023562B" w:rsidP="0023562B">
      <w:pPr>
        <w:pStyle w:val="ListParagraph"/>
        <w:numPr>
          <w:ilvl w:val="0"/>
          <w:numId w:val="19"/>
        </w:numPr>
        <w:spacing w:before="120" w:after="120" w:line="360" w:lineRule="auto"/>
        <w:jc w:val="both"/>
      </w:pPr>
      <w:r>
        <w:t xml:space="preserve">Nhóm bài toán </w:t>
      </w:r>
      <w:r w:rsidRPr="0023562B">
        <w:rPr>
          <w:bCs/>
        </w:rPr>
        <w:t>Object Detection</w:t>
      </w:r>
      <w:r>
        <w:t>: Sử dụng các mô hình mạng nơ-ron tích chập (CNN) như YOLO, SSD để phát hiện vật thể tĩnh trong khung hình (ví dụ: điện thoại, điếu thuốc).</w:t>
      </w:r>
    </w:p>
    <w:p w14:paraId="449CD1E2" w14:textId="77777777" w:rsidR="0023562B" w:rsidRDefault="0023562B" w:rsidP="0023562B">
      <w:pPr>
        <w:pStyle w:val="ListParagraph"/>
        <w:numPr>
          <w:ilvl w:val="0"/>
          <w:numId w:val="19"/>
        </w:numPr>
        <w:spacing w:before="120" w:after="120" w:line="360" w:lineRule="auto"/>
        <w:jc w:val="both"/>
      </w:pPr>
      <w:r>
        <w:t xml:space="preserve">Nhóm bài toán Action Recognition: Sử dụng các mô hình phân tích chuỗi thời gian như </w:t>
      </w:r>
      <w:r w:rsidRPr="0023562B">
        <w:rPr>
          <w:bCs/>
        </w:rPr>
        <w:t>SlowFast</w:t>
      </w:r>
      <w:r>
        <w:t>, I3D để hiểu ngữ cảnh hành động (ví dụ: đang đưa tay lên nghe điện thoại, đang rít thuốc).</w:t>
      </w:r>
    </w:p>
    <w:p w14:paraId="4F2CA53D" w14:textId="77777777" w:rsidR="0023562B" w:rsidRDefault="0023562B" w:rsidP="0023562B">
      <w:pPr>
        <w:pStyle w:val="ListParagraph"/>
        <w:spacing w:before="120" w:after="120" w:line="360" w:lineRule="auto"/>
        <w:ind w:left="0" w:firstLine="360"/>
        <w:jc w:val="both"/>
      </w:pPr>
      <w:r>
        <w:t xml:space="preserve">Bên cạnh đó, việc phân tích tư thế người lái bằng các framework nhẹ như </w:t>
      </w:r>
      <w:r w:rsidRPr="0023562B">
        <w:rPr>
          <w:bCs/>
        </w:rPr>
        <w:t>MediaPipe Pose</w:t>
      </w:r>
      <w:r>
        <w:t xml:space="preserve"> cũng đang được quan tâm đặc biệt để chạy trên các nền tảng </w:t>
      </w:r>
      <w:r w:rsidRPr="0023562B">
        <w:rPr>
          <w:bCs/>
        </w:rPr>
        <w:t>Edge AI Computing</w:t>
      </w:r>
      <w:r>
        <w:t xml:space="preserve"> có tài nguyên hạn chế. Tuy nhiên, đa số các nghiên cứu thường chỉ tập trung vào một phía: hoặc tối ưu mô hình trên Server mạnh (Cloud) chấp nhận độ trễ, hoặc nén mô hình xuống thiết bị nhúng (Edge) chấp nhận giảm độ chính xác. Việc kết hợp các mô hình này trong một kiến trúc Hybrid để tận dụng ưu điểm của cả Edge (nhanh) và Cloud (chính xác) là một hướng đi mới đầy tiềm năng mà đề tài sẽ tập trung nghiên cứu.</w:t>
      </w:r>
    </w:p>
    <w:p w14:paraId="70F393F5" w14:textId="77777777" w:rsidR="00831622" w:rsidRPr="000B3F58" w:rsidRDefault="00831622" w:rsidP="0017549F">
      <w:pPr>
        <w:pStyle w:val="ListParagraph"/>
        <w:spacing w:before="120" w:after="120" w:line="360" w:lineRule="auto"/>
        <w:ind w:left="0"/>
        <w:jc w:val="both"/>
        <w:rPr>
          <w:bCs/>
        </w:rPr>
      </w:pPr>
    </w:p>
    <w:p w14:paraId="4B8010DE" w14:textId="77777777" w:rsidR="00831622" w:rsidRPr="000B3F58" w:rsidRDefault="00831622" w:rsidP="0017549F">
      <w:pPr>
        <w:pStyle w:val="ListParagraph"/>
        <w:numPr>
          <w:ilvl w:val="0"/>
          <w:numId w:val="1"/>
        </w:numPr>
        <w:spacing w:before="120" w:after="120" w:line="360" w:lineRule="auto"/>
        <w:jc w:val="both"/>
        <w:outlineLvl w:val="0"/>
        <w:rPr>
          <w:b/>
          <w:bCs/>
        </w:rPr>
      </w:pPr>
      <w:bookmarkStart w:id="5" w:name="_Toc214913107"/>
      <w:r w:rsidRPr="000B3F58">
        <w:rPr>
          <w:b/>
          <w:bCs/>
          <w:sz w:val="32"/>
        </w:rPr>
        <w:t>Nội dung và phương pháp nghiên cứu</w:t>
      </w:r>
      <w:bookmarkEnd w:id="5"/>
    </w:p>
    <w:p w14:paraId="0B140006" w14:textId="77777777" w:rsidR="00831622" w:rsidRPr="000B3F58" w:rsidRDefault="00831622" w:rsidP="0017549F">
      <w:pPr>
        <w:pStyle w:val="ListParagraph"/>
        <w:numPr>
          <w:ilvl w:val="0"/>
          <w:numId w:val="4"/>
        </w:numPr>
        <w:spacing w:before="120" w:after="120" w:line="360" w:lineRule="auto"/>
        <w:ind w:left="709" w:hanging="540"/>
        <w:jc w:val="both"/>
        <w:outlineLvl w:val="1"/>
        <w:rPr>
          <w:b/>
          <w:bCs/>
        </w:rPr>
      </w:pPr>
      <w:bookmarkStart w:id="6" w:name="_Toc214913108"/>
      <w:r w:rsidRPr="000B3F58">
        <w:rPr>
          <w:b/>
          <w:bCs/>
          <w:sz w:val="28"/>
        </w:rPr>
        <w:t>Đối tượng và phạm vi nghiên cứu</w:t>
      </w:r>
      <w:bookmarkEnd w:id="6"/>
    </w:p>
    <w:p w14:paraId="70D31A2D" w14:textId="41E9614F" w:rsidR="003B0B61" w:rsidRPr="003B0B61" w:rsidRDefault="003B0B61" w:rsidP="003B0B61">
      <w:pPr>
        <w:pStyle w:val="ListParagraph"/>
        <w:numPr>
          <w:ilvl w:val="0"/>
          <w:numId w:val="14"/>
        </w:numPr>
        <w:spacing w:before="120" w:after="120" w:line="360" w:lineRule="auto"/>
        <w:jc w:val="both"/>
      </w:pPr>
      <w:r w:rsidRPr="003B0B61">
        <w:t>Đối tượng nghiên cứu:</w:t>
      </w:r>
    </w:p>
    <w:p w14:paraId="6DA02708" w14:textId="77777777" w:rsidR="003B0B61" w:rsidRPr="003B0B61" w:rsidRDefault="003B0B61" w:rsidP="003B0B61">
      <w:pPr>
        <w:pStyle w:val="ListParagraph"/>
        <w:numPr>
          <w:ilvl w:val="1"/>
          <w:numId w:val="14"/>
        </w:numPr>
        <w:spacing w:before="120" w:after="120" w:line="360" w:lineRule="auto"/>
        <w:jc w:val="both"/>
      </w:pPr>
      <w:r w:rsidRPr="003B0B61">
        <w:t>Kiến trúc hệ thống Hybrid (Edge–Cloud) cho phân tích video.</w:t>
      </w:r>
    </w:p>
    <w:p w14:paraId="34065352" w14:textId="77777777" w:rsidR="003B0B61" w:rsidRPr="003B0B61" w:rsidRDefault="003B0B61" w:rsidP="003B0B61">
      <w:pPr>
        <w:pStyle w:val="ListParagraph"/>
        <w:numPr>
          <w:ilvl w:val="1"/>
          <w:numId w:val="14"/>
        </w:numPr>
        <w:spacing w:before="120" w:after="120" w:line="360" w:lineRule="auto"/>
        <w:jc w:val="both"/>
      </w:pPr>
      <w:r w:rsidRPr="003B0B61">
        <w:t>Công nghệ Edge AI Computing và kỹ thuật tối ưu hóa mô hình trên thiết bị nhúng (NVIDIA Jetson).</w:t>
      </w:r>
    </w:p>
    <w:p w14:paraId="71B73C8A" w14:textId="77777777" w:rsidR="003B0B61" w:rsidRPr="003B0B61" w:rsidRDefault="003B0B61" w:rsidP="003B0B61">
      <w:pPr>
        <w:pStyle w:val="ListParagraph"/>
        <w:numPr>
          <w:ilvl w:val="1"/>
          <w:numId w:val="14"/>
        </w:numPr>
        <w:spacing w:before="120" w:after="120" w:line="360" w:lineRule="auto"/>
        <w:jc w:val="both"/>
      </w:pPr>
      <w:r w:rsidRPr="003B0B61">
        <w:lastRenderedPageBreak/>
        <w:t>Các mô hình Deep Learning: Object Detection (YOLO), MediaPipe Pose, và mạng phân tích hành động SlowFast.</w:t>
      </w:r>
    </w:p>
    <w:p w14:paraId="1D9A6C7A" w14:textId="77777777" w:rsidR="003B0B61" w:rsidRPr="003B0B61" w:rsidRDefault="003B0B61" w:rsidP="003B0B61">
      <w:pPr>
        <w:pStyle w:val="ListParagraph"/>
        <w:numPr>
          <w:ilvl w:val="0"/>
          <w:numId w:val="14"/>
        </w:numPr>
        <w:spacing w:before="120" w:after="120" w:line="360" w:lineRule="auto"/>
        <w:jc w:val="both"/>
      </w:pPr>
      <w:r w:rsidRPr="003B0B61">
        <w:t>Phạm vi nghiên cứu:</w:t>
      </w:r>
    </w:p>
    <w:p w14:paraId="48403EFD" w14:textId="77777777" w:rsidR="003B0B61" w:rsidRPr="003B0B61" w:rsidRDefault="003B0B61" w:rsidP="003B0B61">
      <w:pPr>
        <w:pStyle w:val="ListParagraph"/>
        <w:numPr>
          <w:ilvl w:val="1"/>
          <w:numId w:val="14"/>
        </w:numPr>
        <w:spacing w:before="120" w:after="120" w:line="360" w:lineRule="auto"/>
        <w:jc w:val="both"/>
      </w:pPr>
      <w:r w:rsidRPr="003B0B61">
        <w:t>Phần Edge: Xây dựng module phần mềm trên thiết bị NVIDIA Jetson, xử lý video thời gian thực từ camera buồng lái.</w:t>
      </w:r>
    </w:p>
    <w:p w14:paraId="63BD525D" w14:textId="77777777" w:rsidR="003B0B61" w:rsidRPr="003B0B61" w:rsidRDefault="003B0B61" w:rsidP="003B0B61">
      <w:pPr>
        <w:pStyle w:val="ListParagraph"/>
        <w:numPr>
          <w:ilvl w:val="1"/>
          <w:numId w:val="14"/>
        </w:numPr>
        <w:spacing w:before="120" w:after="120" w:line="360" w:lineRule="auto"/>
        <w:jc w:val="both"/>
      </w:pPr>
      <w:r w:rsidRPr="003B0B61">
        <w:t>Phần Cloud: Xây dựng Backend server đơn giản để nhận dữ liệu cảnh báo và lưu trữ bằng chứng.</w:t>
      </w:r>
    </w:p>
    <w:p w14:paraId="710DAD8C" w14:textId="77777777" w:rsidR="003B0B61" w:rsidRPr="003B0B61" w:rsidRDefault="003B0B61" w:rsidP="003B0B61">
      <w:pPr>
        <w:pStyle w:val="ListParagraph"/>
        <w:numPr>
          <w:ilvl w:val="1"/>
          <w:numId w:val="14"/>
        </w:numPr>
        <w:spacing w:before="120" w:after="120" w:line="360" w:lineRule="auto"/>
        <w:jc w:val="both"/>
      </w:pPr>
      <w:r w:rsidRPr="003B0B61">
        <w:t>Hành vi: Tập trung nhận diện và cảnh báo 03 hành vi chính: Sử dụng điện thoại, Hút thuốc, Không thắt dây an toàn.</w:t>
      </w:r>
    </w:p>
    <w:p w14:paraId="1596F03C" w14:textId="77777777" w:rsidR="003B2CAA" w:rsidRPr="000B3F58" w:rsidRDefault="003B2CAA" w:rsidP="0017549F">
      <w:pPr>
        <w:pStyle w:val="ListParagraph"/>
        <w:spacing w:before="120" w:after="120" w:line="360" w:lineRule="auto"/>
        <w:ind w:left="0"/>
        <w:jc w:val="both"/>
        <w:rPr>
          <w:b/>
        </w:rPr>
      </w:pPr>
    </w:p>
    <w:p w14:paraId="090E8687" w14:textId="392F8F49" w:rsidR="0017549F" w:rsidRPr="001F1017" w:rsidRDefault="00831622" w:rsidP="0017549F">
      <w:pPr>
        <w:pStyle w:val="ListParagraph"/>
        <w:numPr>
          <w:ilvl w:val="0"/>
          <w:numId w:val="4"/>
        </w:numPr>
        <w:spacing w:before="120" w:after="120" w:line="360" w:lineRule="auto"/>
        <w:ind w:left="709" w:hanging="540"/>
        <w:jc w:val="both"/>
        <w:outlineLvl w:val="1"/>
        <w:rPr>
          <w:b/>
          <w:bCs/>
          <w:sz w:val="28"/>
        </w:rPr>
      </w:pPr>
      <w:bookmarkStart w:id="7" w:name="_Toc214913109"/>
      <w:r w:rsidRPr="000B3F58">
        <w:rPr>
          <w:b/>
          <w:bCs/>
          <w:sz w:val="28"/>
        </w:rPr>
        <w:t>Nội dung nghiên cứu</w:t>
      </w:r>
      <w:bookmarkEnd w:id="7"/>
    </w:p>
    <w:p w14:paraId="05B32A3F" w14:textId="6C1F550B" w:rsidR="00831622" w:rsidRPr="000B3F58" w:rsidRDefault="00831622" w:rsidP="0017549F">
      <w:pPr>
        <w:pStyle w:val="ListParagraph"/>
        <w:spacing w:before="120" w:after="120" w:line="360" w:lineRule="auto"/>
        <w:ind w:left="709"/>
        <w:jc w:val="both"/>
        <w:rPr>
          <w:b/>
          <w:bCs/>
          <w:sz w:val="28"/>
        </w:rPr>
      </w:pPr>
      <w:r w:rsidRPr="000B3F58">
        <w:rPr>
          <w:b/>
          <w:bCs/>
          <w:sz w:val="28"/>
        </w:rPr>
        <w:t>Mở đầu</w:t>
      </w:r>
    </w:p>
    <w:p w14:paraId="0A764BEA" w14:textId="518E381C" w:rsidR="0017549F" w:rsidRPr="00A647E4" w:rsidRDefault="00831622" w:rsidP="00A647E4">
      <w:pPr>
        <w:pStyle w:val="ListParagraph"/>
        <w:spacing w:before="120" w:after="120" w:line="360" w:lineRule="auto"/>
        <w:ind w:left="709"/>
        <w:jc w:val="both"/>
        <w:rPr>
          <w:b/>
          <w:bCs/>
          <w:sz w:val="28"/>
        </w:rPr>
      </w:pPr>
      <w:r w:rsidRPr="00A647E4">
        <w:rPr>
          <w:b/>
          <w:bCs/>
          <w:sz w:val="28"/>
        </w:rPr>
        <w:t xml:space="preserve">Chương 1: </w:t>
      </w:r>
      <w:r w:rsidR="00A647E4" w:rsidRPr="00A647E4">
        <w:rPr>
          <w:b/>
          <w:sz w:val="28"/>
        </w:rPr>
        <w:t>Tổng quan về bài toán và công nghệ</w:t>
      </w:r>
    </w:p>
    <w:p w14:paraId="6476DA8E" w14:textId="77777777" w:rsidR="00A647E4" w:rsidRDefault="00A647E4" w:rsidP="00A647E4">
      <w:pPr>
        <w:pStyle w:val="ListParagraph"/>
        <w:numPr>
          <w:ilvl w:val="1"/>
          <w:numId w:val="13"/>
        </w:numPr>
        <w:spacing w:before="120" w:after="120" w:line="360" w:lineRule="auto"/>
        <w:jc w:val="both"/>
      </w:pPr>
      <w:r>
        <w:t>Tổng quan về hệ thống giám sát hành vi tài xế (DMS) và thách thức thực tế</w:t>
      </w:r>
    </w:p>
    <w:p w14:paraId="2D5B8CC6" w14:textId="0A867290" w:rsidR="00A647E4" w:rsidRDefault="00A647E4" w:rsidP="00A647E4">
      <w:pPr>
        <w:pStyle w:val="ListParagraph"/>
        <w:numPr>
          <w:ilvl w:val="1"/>
          <w:numId w:val="13"/>
        </w:numPr>
        <w:spacing w:before="120" w:after="120" w:line="360" w:lineRule="auto"/>
        <w:jc w:val="both"/>
      </w:pPr>
      <w:r w:rsidRPr="00A647E4">
        <w:rPr>
          <w:bCs/>
        </w:rPr>
        <w:t>Edge</w:t>
      </w:r>
      <w:r w:rsidRPr="00A647E4">
        <w:rPr>
          <w:rStyle w:val="Strong"/>
        </w:rPr>
        <w:t xml:space="preserve"> </w:t>
      </w:r>
      <w:r w:rsidRPr="00A647E4">
        <w:rPr>
          <w:rStyle w:val="Strong"/>
          <w:b w:val="0"/>
        </w:rPr>
        <w:t>AI Computing</w:t>
      </w:r>
      <w:r>
        <w:t>: Khái niệm, ưu điểm về độ trễ và băng thông so với Cloud AI.</w:t>
      </w:r>
    </w:p>
    <w:p w14:paraId="2C3458B4" w14:textId="6226BFA1" w:rsidR="00A647E4" w:rsidRDefault="00A647E4" w:rsidP="00A647E4">
      <w:pPr>
        <w:pStyle w:val="ListParagraph"/>
        <w:numPr>
          <w:ilvl w:val="1"/>
          <w:numId w:val="13"/>
        </w:numPr>
        <w:spacing w:before="120" w:after="120" w:line="360" w:lineRule="auto"/>
        <w:jc w:val="both"/>
      </w:pPr>
      <w:r>
        <w:t>Kiến trúc Hybrid: Mô hình kết hợp xử lý tại biên và đám mây.</w:t>
      </w:r>
    </w:p>
    <w:p w14:paraId="156DF478" w14:textId="2CF0747E" w:rsidR="00831622" w:rsidRPr="00A647E4" w:rsidRDefault="00831622" w:rsidP="00A647E4">
      <w:pPr>
        <w:pStyle w:val="ListParagraph"/>
        <w:spacing w:before="120" w:after="120" w:line="360" w:lineRule="auto"/>
        <w:ind w:left="709"/>
        <w:jc w:val="both"/>
        <w:rPr>
          <w:b/>
          <w:bCs/>
          <w:sz w:val="28"/>
        </w:rPr>
      </w:pPr>
      <w:r w:rsidRPr="000B3F58">
        <w:rPr>
          <w:b/>
          <w:bCs/>
          <w:sz w:val="28"/>
        </w:rPr>
        <w:t xml:space="preserve">Chương 2: </w:t>
      </w:r>
      <w:r w:rsidR="00A647E4" w:rsidRPr="00A647E4">
        <w:rPr>
          <w:b/>
          <w:sz w:val="28"/>
        </w:rPr>
        <w:t xml:space="preserve">Cơ sở </w:t>
      </w:r>
      <w:r w:rsidR="00A647E4" w:rsidRPr="00A647E4">
        <w:rPr>
          <w:b/>
          <w:bCs/>
          <w:sz w:val="28"/>
        </w:rPr>
        <w:t>lý</w:t>
      </w:r>
      <w:r w:rsidR="00A647E4" w:rsidRPr="00A647E4">
        <w:rPr>
          <w:b/>
          <w:sz w:val="28"/>
        </w:rPr>
        <w:t xml:space="preserve"> thuyết về Deep Learning và Thị giác máy tính</w:t>
      </w:r>
    </w:p>
    <w:p w14:paraId="078CEE0A" w14:textId="24889C19" w:rsidR="00831622" w:rsidRPr="001F1017" w:rsidRDefault="00A647E4" w:rsidP="001F1017">
      <w:pPr>
        <w:pStyle w:val="ListParagraph"/>
        <w:numPr>
          <w:ilvl w:val="1"/>
          <w:numId w:val="4"/>
        </w:numPr>
        <w:spacing w:before="120" w:after="120" w:line="360" w:lineRule="auto"/>
        <w:ind w:hanging="401"/>
        <w:jc w:val="both"/>
      </w:pPr>
      <w:r>
        <w:t xml:space="preserve">Bài toán </w:t>
      </w:r>
      <w:r w:rsidRPr="00A647E4">
        <w:rPr>
          <w:rStyle w:val="Strong"/>
          <w:b w:val="0"/>
        </w:rPr>
        <w:t>Object Detection</w:t>
      </w:r>
      <w:r>
        <w:t xml:space="preserve"> và mô hình YOLO: Kiến trúc mạng và ứng dụng phát hiện vật thể </w:t>
      </w:r>
    </w:p>
    <w:p w14:paraId="2E227301" w14:textId="44C8359A" w:rsidR="00A647E4" w:rsidRDefault="00A647E4" w:rsidP="00A647E4">
      <w:pPr>
        <w:pStyle w:val="ListParagraph"/>
        <w:numPr>
          <w:ilvl w:val="1"/>
          <w:numId w:val="4"/>
        </w:numPr>
        <w:spacing w:before="120" w:after="120" w:line="360" w:lineRule="auto"/>
        <w:ind w:hanging="401"/>
        <w:jc w:val="both"/>
      </w:pPr>
      <w:r>
        <w:t xml:space="preserve">Bài toán ước lượng tư thế (Pose Estimation) và framework </w:t>
      </w:r>
      <w:r w:rsidRPr="00A647E4">
        <w:rPr>
          <w:rStyle w:val="Strong"/>
          <w:b w:val="0"/>
        </w:rPr>
        <w:t>MediaPipe Pose</w:t>
      </w:r>
      <w:r>
        <w:t>: Ứng dụng phân tích cử chỉ người lái.</w:t>
      </w:r>
    </w:p>
    <w:p w14:paraId="7AA2AB40" w14:textId="526AAB88" w:rsidR="00A647E4" w:rsidRDefault="00A647E4" w:rsidP="00A647E4">
      <w:pPr>
        <w:pStyle w:val="ListParagraph"/>
        <w:numPr>
          <w:ilvl w:val="1"/>
          <w:numId w:val="4"/>
        </w:numPr>
        <w:spacing w:before="120" w:after="120" w:line="360" w:lineRule="auto"/>
        <w:ind w:hanging="401"/>
        <w:jc w:val="both"/>
      </w:pPr>
      <w:r>
        <w:t xml:space="preserve">Bài toán nhận diện hành động (Action Recognition) và mô hình </w:t>
      </w:r>
      <w:r w:rsidRPr="00A647E4">
        <w:rPr>
          <w:rStyle w:val="Strong"/>
          <w:b w:val="0"/>
        </w:rPr>
        <w:t>SlowFast</w:t>
      </w:r>
      <w:r>
        <w:t>: Phân tích đặc trưng không gian - thời gian.</w:t>
      </w:r>
    </w:p>
    <w:p w14:paraId="100EA651" w14:textId="0BBBA500" w:rsidR="00A647E4" w:rsidRDefault="00A647E4" w:rsidP="00A647E4">
      <w:pPr>
        <w:pStyle w:val="ListParagraph"/>
        <w:numPr>
          <w:ilvl w:val="1"/>
          <w:numId w:val="4"/>
        </w:numPr>
        <w:spacing w:before="120" w:after="120" w:line="360" w:lineRule="auto"/>
        <w:ind w:hanging="401"/>
        <w:jc w:val="both"/>
      </w:pPr>
      <w:r>
        <w:t>Các kỹ thuật tối ưu hóa mô hình cho thiết bị Edge (Quantization, TensorRT).</w:t>
      </w:r>
    </w:p>
    <w:p w14:paraId="1F3DEED4" w14:textId="6EFAA1CA" w:rsidR="00A647E4" w:rsidRPr="00A647E4" w:rsidRDefault="000B3F58" w:rsidP="00A647E4">
      <w:pPr>
        <w:pStyle w:val="ListParagraph"/>
        <w:spacing w:before="120" w:after="120" w:line="360" w:lineRule="auto"/>
        <w:ind w:left="709"/>
        <w:jc w:val="both"/>
        <w:rPr>
          <w:b/>
          <w:bCs/>
          <w:sz w:val="28"/>
        </w:rPr>
      </w:pPr>
      <w:r w:rsidRPr="00A647E4">
        <w:rPr>
          <w:b/>
          <w:bCs/>
          <w:sz w:val="28"/>
        </w:rPr>
        <w:t xml:space="preserve">Chương 3: </w:t>
      </w:r>
      <w:r w:rsidR="00A647E4" w:rsidRPr="00A647E4">
        <w:rPr>
          <w:b/>
          <w:sz w:val="28"/>
        </w:rPr>
        <w:t>Phân tích và thiết kế hệ thống Hybrid</w:t>
      </w:r>
    </w:p>
    <w:p w14:paraId="7E4E1B53" w14:textId="1C219021" w:rsidR="000B3F58" w:rsidRPr="00A647E4" w:rsidRDefault="00A647E4" w:rsidP="000B3F58">
      <w:pPr>
        <w:pStyle w:val="ListParagraph"/>
        <w:numPr>
          <w:ilvl w:val="1"/>
          <w:numId w:val="1"/>
        </w:numPr>
        <w:spacing w:before="120" w:after="120" w:line="360" w:lineRule="auto"/>
        <w:jc w:val="both"/>
        <w:rPr>
          <w:bCs/>
          <w:szCs w:val="26"/>
        </w:rPr>
      </w:pPr>
      <w:r>
        <w:t>Thiết kế kiến trúc tổng thể hệ thống (System Architecture).</w:t>
      </w:r>
    </w:p>
    <w:p w14:paraId="2C2EC01D" w14:textId="4C5464D2" w:rsidR="00A647E4" w:rsidRDefault="00A647E4" w:rsidP="00A647E4">
      <w:pPr>
        <w:pStyle w:val="ListParagraph"/>
        <w:numPr>
          <w:ilvl w:val="1"/>
          <w:numId w:val="1"/>
        </w:numPr>
        <w:spacing w:before="120" w:after="120" w:line="360" w:lineRule="auto"/>
        <w:jc w:val="both"/>
      </w:pPr>
      <w:r>
        <w:t xml:space="preserve">Thiết kế phân hệ Edge: Chiến lược kết hợp </w:t>
      </w:r>
      <w:r w:rsidRPr="00A647E4">
        <w:rPr>
          <w:bCs/>
        </w:rPr>
        <w:t>Object Detection</w:t>
      </w:r>
      <w:r>
        <w:t xml:space="preserve"> và </w:t>
      </w:r>
      <w:r w:rsidRPr="00A647E4">
        <w:rPr>
          <w:bCs/>
        </w:rPr>
        <w:t>MediaPipe Pose</w:t>
      </w:r>
      <w:r>
        <w:t xml:space="preserve"> để lọc và cảnh báo nhanh.</w:t>
      </w:r>
    </w:p>
    <w:p w14:paraId="188CDB60" w14:textId="5E80786D" w:rsidR="00A647E4" w:rsidRDefault="00A647E4" w:rsidP="00A647E4">
      <w:pPr>
        <w:pStyle w:val="ListParagraph"/>
        <w:numPr>
          <w:ilvl w:val="1"/>
          <w:numId w:val="1"/>
        </w:numPr>
        <w:spacing w:before="120" w:after="120" w:line="360" w:lineRule="auto"/>
        <w:jc w:val="both"/>
      </w:pPr>
      <w:r>
        <w:lastRenderedPageBreak/>
        <w:t xml:space="preserve">Thiết kế phân hệ Cloud: Cơ chế nhận dữ liệu và ứng dụng mô hình chuyên sâu (như </w:t>
      </w:r>
      <w:r w:rsidRPr="00A647E4">
        <w:rPr>
          <w:bCs/>
        </w:rPr>
        <w:t>SlowFast</w:t>
      </w:r>
      <w:r>
        <w:t>) để xác thực hành vi (loại bỏ cảnh báo giả).</w:t>
      </w:r>
    </w:p>
    <w:p w14:paraId="6EC8A63F" w14:textId="3B8902EB" w:rsidR="00A647E4" w:rsidRDefault="00A647E4" w:rsidP="00A647E4">
      <w:pPr>
        <w:pStyle w:val="ListParagraph"/>
        <w:numPr>
          <w:ilvl w:val="1"/>
          <w:numId w:val="1"/>
        </w:numPr>
        <w:spacing w:before="120" w:after="120" w:line="360" w:lineRule="auto"/>
        <w:jc w:val="both"/>
      </w:pPr>
      <w:r>
        <w:t>Thiết kế cơ sở dữ liệu và giao diện giám sát cơ bản.</w:t>
      </w:r>
    </w:p>
    <w:p w14:paraId="5CBD88AA" w14:textId="6D5AC243" w:rsidR="000B3F58" w:rsidRDefault="00B061DC" w:rsidP="0017549F">
      <w:pPr>
        <w:pStyle w:val="ListParagraph"/>
        <w:spacing w:before="120" w:after="120" w:line="360" w:lineRule="auto"/>
        <w:ind w:left="709"/>
        <w:jc w:val="both"/>
        <w:rPr>
          <w:b/>
          <w:bCs/>
          <w:sz w:val="28"/>
          <w:szCs w:val="26"/>
        </w:rPr>
      </w:pPr>
      <w:r w:rsidRPr="00B061DC">
        <w:rPr>
          <w:b/>
          <w:bCs/>
          <w:sz w:val="28"/>
          <w:szCs w:val="26"/>
        </w:rPr>
        <w:t xml:space="preserve">Chương 4: </w:t>
      </w:r>
      <w:r w:rsidR="0026287D">
        <w:rPr>
          <w:b/>
          <w:bCs/>
          <w:sz w:val="28"/>
          <w:szCs w:val="26"/>
        </w:rPr>
        <w:t>X</w:t>
      </w:r>
      <w:r>
        <w:rPr>
          <w:b/>
          <w:bCs/>
          <w:sz w:val="28"/>
          <w:szCs w:val="26"/>
        </w:rPr>
        <w:t xml:space="preserve">ây dựng </w:t>
      </w:r>
      <w:r w:rsidR="00A647E4">
        <w:rPr>
          <w:b/>
          <w:bCs/>
          <w:sz w:val="28"/>
          <w:szCs w:val="26"/>
        </w:rPr>
        <w:t>và</w:t>
      </w:r>
      <w:r w:rsidR="0026287D">
        <w:rPr>
          <w:b/>
          <w:bCs/>
          <w:sz w:val="28"/>
          <w:szCs w:val="26"/>
        </w:rPr>
        <w:t xml:space="preserve"> </w:t>
      </w:r>
      <w:r w:rsidR="00A647E4">
        <w:rPr>
          <w:b/>
          <w:bCs/>
          <w:sz w:val="28"/>
          <w:szCs w:val="26"/>
        </w:rPr>
        <w:t xml:space="preserve">thực </w:t>
      </w:r>
      <w:r w:rsidR="0026287D">
        <w:rPr>
          <w:b/>
          <w:bCs/>
          <w:sz w:val="28"/>
          <w:szCs w:val="26"/>
        </w:rPr>
        <w:t>nghiệ</w:t>
      </w:r>
      <w:r w:rsidR="00A647E4">
        <w:rPr>
          <w:b/>
          <w:bCs/>
          <w:sz w:val="28"/>
          <w:szCs w:val="26"/>
        </w:rPr>
        <w:t>m</w:t>
      </w:r>
    </w:p>
    <w:p w14:paraId="7A5BCDD3" w14:textId="45A59C77" w:rsidR="00B061DC" w:rsidRDefault="00B061DC" w:rsidP="0017549F">
      <w:pPr>
        <w:pStyle w:val="ListParagraph"/>
        <w:spacing w:before="120" w:after="120" w:line="360" w:lineRule="auto"/>
        <w:ind w:left="709"/>
        <w:jc w:val="both"/>
        <w:rPr>
          <w:bCs/>
          <w:szCs w:val="26"/>
        </w:rPr>
      </w:pPr>
      <w:r>
        <w:rPr>
          <w:bCs/>
          <w:szCs w:val="26"/>
        </w:rPr>
        <w:t xml:space="preserve">4.1. </w:t>
      </w:r>
      <w:r w:rsidR="00A647E4">
        <w:rPr>
          <w:bCs/>
          <w:szCs w:val="26"/>
        </w:rPr>
        <w:t xml:space="preserve">Môi trường cài đặt và công cụ </w:t>
      </w:r>
      <w:r w:rsidR="00A01E85">
        <w:rPr>
          <w:bCs/>
          <w:szCs w:val="26"/>
        </w:rPr>
        <w:t>(NVIDIA Jetson, Python, TensorRT).</w:t>
      </w:r>
      <w:r>
        <w:rPr>
          <w:bCs/>
          <w:szCs w:val="26"/>
        </w:rPr>
        <w:t xml:space="preserve"> </w:t>
      </w:r>
    </w:p>
    <w:p w14:paraId="4EF6497B" w14:textId="77777777" w:rsidR="00A01E85" w:rsidRPr="00A01E85" w:rsidRDefault="00A01E85" w:rsidP="00A01E85">
      <w:pPr>
        <w:pStyle w:val="ListParagraph"/>
        <w:spacing w:before="120" w:after="120" w:line="360" w:lineRule="auto"/>
        <w:ind w:left="709"/>
        <w:jc w:val="both"/>
        <w:rPr>
          <w:bCs/>
          <w:szCs w:val="26"/>
        </w:rPr>
      </w:pPr>
      <w:r w:rsidRPr="00A01E85">
        <w:rPr>
          <w:bCs/>
          <w:szCs w:val="26"/>
        </w:rPr>
        <w:t>4.2. Thu thập dữ liệu, huấn luyện và tinh chỉnh các mô hình.</w:t>
      </w:r>
    </w:p>
    <w:p w14:paraId="596DE25A" w14:textId="77777777" w:rsidR="00A01E85" w:rsidRPr="00A01E85" w:rsidRDefault="00A01E85" w:rsidP="00A01E85">
      <w:pPr>
        <w:pStyle w:val="ListParagraph"/>
        <w:spacing w:before="120" w:after="120" w:line="360" w:lineRule="auto"/>
        <w:ind w:left="709"/>
        <w:jc w:val="both"/>
        <w:rPr>
          <w:bCs/>
          <w:szCs w:val="26"/>
        </w:rPr>
      </w:pPr>
      <w:r w:rsidRPr="00A01E85">
        <w:rPr>
          <w:bCs/>
          <w:szCs w:val="26"/>
        </w:rPr>
        <w:t>4.3. Triển khai hệ thống và kịch bản kiểm thử.</w:t>
      </w:r>
    </w:p>
    <w:p w14:paraId="67917B66" w14:textId="0923F4A5" w:rsidR="00A01E85" w:rsidRDefault="00A01E85" w:rsidP="00A01E85">
      <w:pPr>
        <w:pStyle w:val="ListParagraph"/>
        <w:spacing w:before="120" w:after="120" w:line="360" w:lineRule="auto"/>
        <w:ind w:left="709"/>
        <w:jc w:val="both"/>
        <w:rPr>
          <w:bCs/>
          <w:szCs w:val="26"/>
        </w:rPr>
      </w:pPr>
      <w:r w:rsidRPr="00A01E85">
        <w:rPr>
          <w:bCs/>
          <w:szCs w:val="26"/>
        </w:rPr>
        <w:t>4.4. Đánh giá kết quả (Độ chính xác, FPS, Độ trễ, Tài nguyên tiêu thụ).</w:t>
      </w:r>
    </w:p>
    <w:p w14:paraId="436D07E7" w14:textId="0B68C3BE" w:rsidR="00CB0096" w:rsidRPr="00A01E85" w:rsidRDefault="00BC3FCA" w:rsidP="00A01E85">
      <w:pPr>
        <w:pStyle w:val="ListParagraph"/>
        <w:spacing w:before="120" w:after="120" w:line="360" w:lineRule="auto"/>
        <w:ind w:left="709"/>
        <w:jc w:val="both"/>
        <w:rPr>
          <w:bCs/>
          <w:szCs w:val="26"/>
        </w:rPr>
      </w:pPr>
      <w:r>
        <w:rPr>
          <w:bCs/>
          <w:szCs w:val="26"/>
        </w:rPr>
        <w:t xml:space="preserve">4.5. </w:t>
      </w:r>
      <w:r w:rsidR="00CB0096" w:rsidRPr="00CB0096">
        <w:rPr>
          <w:bCs/>
          <w:szCs w:val="26"/>
        </w:rPr>
        <w:t>Thảo luận kết quả</w:t>
      </w:r>
      <w:r w:rsidR="004A7A29">
        <w:rPr>
          <w:bCs/>
          <w:szCs w:val="26"/>
        </w:rPr>
        <w:t>.</w:t>
      </w:r>
    </w:p>
    <w:p w14:paraId="1E6EB0AB" w14:textId="6958F115" w:rsidR="004B48CE" w:rsidRPr="004B48CE" w:rsidRDefault="00A01E85" w:rsidP="00A01E85">
      <w:pPr>
        <w:pStyle w:val="ListParagraph"/>
        <w:spacing w:before="120" w:after="120" w:line="360" w:lineRule="auto"/>
        <w:ind w:left="709"/>
        <w:jc w:val="both"/>
        <w:rPr>
          <w:b/>
          <w:bCs/>
          <w:sz w:val="28"/>
          <w:szCs w:val="26"/>
        </w:rPr>
      </w:pPr>
      <w:r>
        <w:rPr>
          <w:b/>
          <w:bCs/>
          <w:sz w:val="28"/>
          <w:szCs w:val="26"/>
        </w:rPr>
        <w:t xml:space="preserve"> </w:t>
      </w:r>
      <w:r w:rsidR="001F1017">
        <w:rPr>
          <w:b/>
          <w:bCs/>
          <w:sz w:val="28"/>
          <w:szCs w:val="26"/>
        </w:rPr>
        <w:t>Chương 5</w:t>
      </w:r>
      <w:r w:rsidR="004B48CE" w:rsidRPr="004B48CE">
        <w:rPr>
          <w:b/>
          <w:bCs/>
          <w:sz w:val="28"/>
          <w:szCs w:val="26"/>
        </w:rPr>
        <w:t>: Kết luận</w:t>
      </w:r>
      <w:r>
        <w:rPr>
          <w:b/>
          <w:bCs/>
          <w:sz w:val="28"/>
          <w:szCs w:val="26"/>
        </w:rPr>
        <w:t xml:space="preserve"> và hướng phát triển</w:t>
      </w:r>
    </w:p>
    <w:p w14:paraId="57E35545" w14:textId="07EA2BEC" w:rsidR="004B48CE" w:rsidRDefault="001F1017" w:rsidP="0017549F">
      <w:pPr>
        <w:pStyle w:val="ListParagraph"/>
        <w:spacing w:before="120" w:after="120" w:line="360" w:lineRule="auto"/>
        <w:ind w:left="709"/>
        <w:jc w:val="both"/>
        <w:rPr>
          <w:bCs/>
          <w:szCs w:val="26"/>
        </w:rPr>
      </w:pPr>
      <w:r>
        <w:rPr>
          <w:bCs/>
          <w:szCs w:val="26"/>
        </w:rPr>
        <w:t>5</w:t>
      </w:r>
      <w:r w:rsidR="004B48CE">
        <w:rPr>
          <w:bCs/>
          <w:szCs w:val="26"/>
        </w:rPr>
        <w:t xml:space="preserve">.1. </w:t>
      </w:r>
      <w:r w:rsidR="00A01E85">
        <w:rPr>
          <w:bCs/>
          <w:szCs w:val="26"/>
        </w:rPr>
        <w:t>K</w:t>
      </w:r>
      <w:r w:rsidR="004B48CE">
        <w:rPr>
          <w:bCs/>
          <w:szCs w:val="26"/>
        </w:rPr>
        <w:t>ết quả đạt được</w:t>
      </w:r>
      <w:r w:rsidR="00A01E85">
        <w:rPr>
          <w:bCs/>
          <w:szCs w:val="26"/>
        </w:rPr>
        <w:t>.</w:t>
      </w:r>
    </w:p>
    <w:p w14:paraId="40374D88" w14:textId="11AE3682" w:rsidR="004B48CE" w:rsidRPr="00A01E85" w:rsidRDefault="001F1017" w:rsidP="0017549F">
      <w:pPr>
        <w:pStyle w:val="ListParagraph"/>
        <w:spacing w:before="120" w:after="120" w:line="360" w:lineRule="auto"/>
        <w:ind w:left="709"/>
        <w:jc w:val="both"/>
        <w:rPr>
          <w:bCs/>
          <w:szCs w:val="26"/>
        </w:rPr>
      </w:pPr>
      <w:r w:rsidRPr="00A01E85">
        <w:rPr>
          <w:bCs/>
          <w:szCs w:val="26"/>
        </w:rPr>
        <w:t>5</w:t>
      </w:r>
      <w:r w:rsidR="004B48CE" w:rsidRPr="00A01E85">
        <w:rPr>
          <w:bCs/>
          <w:szCs w:val="26"/>
        </w:rPr>
        <w:t>.2. Những hạn chế</w:t>
      </w:r>
      <w:r w:rsidR="00A01E85" w:rsidRPr="00A01E85">
        <w:rPr>
          <w:bCs/>
          <w:szCs w:val="26"/>
        </w:rPr>
        <w:t xml:space="preserve"> tồn t</w:t>
      </w:r>
      <w:r w:rsidR="00A01E85">
        <w:rPr>
          <w:bCs/>
          <w:szCs w:val="26"/>
        </w:rPr>
        <w:t>ại.</w:t>
      </w:r>
    </w:p>
    <w:p w14:paraId="4EE46BAB" w14:textId="041BC03A" w:rsidR="001B6DA5" w:rsidRDefault="001F1017" w:rsidP="0017549F">
      <w:pPr>
        <w:pStyle w:val="ListParagraph"/>
        <w:spacing w:before="120" w:after="120" w:line="360" w:lineRule="auto"/>
        <w:ind w:left="709"/>
        <w:jc w:val="both"/>
        <w:rPr>
          <w:bCs/>
          <w:szCs w:val="26"/>
        </w:rPr>
      </w:pPr>
      <w:r>
        <w:rPr>
          <w:bCs/>
          <w:szCs w:val="26"/>
        </w:rPr>
        <w:t>5</w:t>
      </w:r>
      <w:r w:rsidR="004B48CE">
        <w:rPr>
          <w:bCs/>
          <w:szCs w:val="26"/>
        </w:rPr>
        <w:t>.3. Hướng phát triển</w:t>
      </w:r>
      <w:r w:rsidR="00A01E85">
        <w:rPr>
          <w:bCs/>
          <w:szCs w:val="26"/>
        </w:rPr>
        <w:t>.</w:t>
      </w:r>
    </w:p>
    <w:p w14:paraId="01FBB8D6" w14:textId="00BA62B3" w:rsidR="001B6DA5" w:rsidRDefault="001B6DA5" w:rsidP="0017549F">
      <w:pPr>
        <w:pStyle w:val="ListParagraph"/>
        <w:spacing w:before="120" w:after="120" w:line="360" w:lineRule="auto"/>
        <w:ind w:left="709"/>
        <w:jc w:val="both"/>
        <w:rPr>
          <w:bCs/>
          <w:szCs w:val="26"/>
        </w:rPr>
      </w:pPr>
    </w:p>
    <w:p w14:paraId="1386F517" w14:textId="77777777" w:rsidR="00831622" w:rsidRPr="001B6DA5" w:rsidRDefault="00831622" w:rsidP="0017549F">
      <w:pPr>
        <w:pStyle w:val="ListParagraph"/>
        <w:numPr>
          <w:ilvl w:val="0"/>
          <w:numId w:val="4"/>
        </w:numPr>
        <w:spacing w:before="120" w:after="120" w:line="360" w:lineRule="auto"/>
        <w:ind w:left="709" w:hanging="540"/>
        <w:jc w:val="both"/>
        <w:outlineLvl w:val="1"/>
        <w:rPr>
          <w:b/>
          <w:bCs/>
          <w:sz w:val="28"/>
        </w:rPr>
      </w:pPr>
      <w:bookmarkStart w:id="8" w:name="_Toc214913110"/>
      <w:r w:rsidRPr="001B6DA5">
        <w:rPr>
          <w:b/>
          <w:bCs/>
          <w:sz w:val="28"/>
        </w:rPr>
        <w:t>Phương pháp nghiên cứu</w:t>
      </w:r>
      <w:bookmarkEnd w:id="8"/>
    </w:p>
    <w:p w14:paraId="5479AEDD" w14:textId="640B0D3E" w:rsidR="00B30791" w:rsidRDefault="00B30791" w:rsidP="00B30791">
      <w:pPr>
        <w:pStyle w:val="ListParagraph"/>
        <w:numPr>
          <w:ilvl w:val="0"/>
          <w:numId w:val="5"/>
        </w:numPr>
        <w:spacing w:before="120" w:after="120" w:line="360" w:lineRule="auto"/>
        <w:ind w:left="709"/>
        <w:jc w:val="both"/>
      </w:pPr>
      <w:r w:rsidRPr="00B30791">
        <w:rPr>
          <w:bCs/>
        </w:rPr>
        <w:t>Phương</w:t>
      </w:r>
      <w:r w:rsidRPr="00B30791">
        <w:rPr>
          <w:rStyle w:val="Strong"/>
        </w:rPr>
        <w:t xml:space="preserve"> </w:t>
      </w:r>
      <w:r w:rsidRPr="00B30791">
        <w:rPr>
          <w:rStyle w:val="Strong"/>
          <w:b w:val="0"/>
        </w:rPr>
        <w:t>pháp nghiên cứu lý thuyết:</w:t>
      </w:r>
      <w:r>
        <w:t xml:space="preserve"> Thu thập, phân tích tài liệu về kiến trúc Hybrid, </w:t>
      </w:r>
      <w:r w:rsidRPr="00B30791">
        <w:rPr>
          <w:rStyle w:val="Strong"/>
          <w:b w:val="0"/>
        </w:rPr>
        <w:t>Edge AI Computing</w:t>
      </w:r>
      <w:r>
        <w:t xml:space="preserve">, nguyên lý hoạt động của các mô hình YOLO, </w:t>
      </w:r>
      <w:r w:rsidRPr="00B30791">
        <w:rPr>
          <w:rStyle w:val="Strong"/>
          <w:b w:val="0"/>
        </w:rPr>
        <w:t>MediaPipe Pose</w:t>
      </w:r>
      <w:r>
        <w:t xml:space="preserve"> và </w:t>
      </w:r>
      <w:r w:rsidRPr="00B30791">
        <w:rPr>
          <w:rStyle w:val="Strong"/>
          <w:b w:val="0"/>
        </w:rPr>
        <w:t>SlowFast</w:t>
      </w:r>
      <w:r w:rsidR="001E7B17">
        <w:rPr>
          <w:rStyle w:val="Strong"/>
          <w:b w:val="0"/>
        </w:rPr>
        <w:t>.</w:t>
      </w:r>
    </w:p>
    <w:p w14:paraId="135DEF24" w14:textId="62C3B74B" w:rsidR="00B30791" w:rsidRPr="00B30791" w:rsidRDefault="00B30791" w:rsidP="00B30791">
      <w:pPr>
        <w:pStyle w:val="ListParagraph"/>
        <w:numPr>
          <w:ilvl w:val="0"/>
          <w:numId w:val="5"/>
        </w:numPr>
        <w:spacing w:before="120" w:after="120" w:line="360" w:lineRule="auto"/>
        <w:ind w:left="709"/>
        <w:jc w:val="both"/>
      </w:pPr>
      <w:r w:rsidRPr="00B30791">
        <w:t>Phương</w:t>
      </w:r>
      <w:r w:rsidRPr="00B30791">
        <w:rPr>
          <w:rStyle w:val="Strong"/>
        </w:rPr>
        <w:t xml:space="preserve"> </w:t>
      </w:r>
      <w:r w:rsidRPr="00B30791">
        <w:rPr>
          <w:rStyle w:val="Strong"/>
          <w:b w:val="0"/>
        </w:rPr>
        <w:t>pháp thực nghiệm:</w:t>
      </w:r>
    </w:p>
    <w:p w14:paraId="15ABFF56" w14:textId="50546B8D" w:rsidR="00B30791" w:rsidRDefault="003C22FC" w:rsidP="00B30791">
      <w:pPr>
        <w:pStyle w:val="ListParagraph"/>
        <w:numPr>
          <w:ilvl w:val="1"/>
          <w:numId w:val="14"/>
        </w:numPr>
        <w:spacing w:before="120" w:after="120" w:line="360" w:lineRule="auto"/>
        <w:jc w:val="both"/>
      </w:pPr>
      <w:r>
        <w:t>B</w:t>
      </w:r>
      <w:r w:rsidR="00B30791">
        <w:t xml:space="preserve">ộ dữ liệu (Dataset): </w:t>
      </w:r>
      <w:r w:rsidR="00515785">
        <w:t>Xử lý bộ dữ liệu</w:t>
      </w:r>
      <w:r w:rsidR="00B30791">
        <w:t xml:space="preserve"> hành vi trong buồng lái</w:t>
      </w:r>
      <w:r w:rsidR="00D71DDB">
        <w:t xml:space="preserve"> lấy từ khách hàng</w:t>
      </w:r>
      <w:r w:rsidR="00B30791">
        <w:t>.</w:t>
      </w:r>
    </w:p>
    <w:p w14:paraId="026F561F" w14:textId="77777777" w:rsidR="00B30791" w:rsidRDefault="00B30791" w:rsidP="00B30791">
      <w:pPr>
        <w:pStyle w:val="ListParagraph"/>
        <w:numPr>
          <w:ilvl w:val="1"/>
          <w:numId w:val="14"/>
        </w:numPr>
        <w:spacing w:before="120" w:after="120" w:line="360" w:lineRule="auto"/>
        <w:jc w:val="both"/>
      </w:pPr>
      <w:r>
        <w:t>Huấn luyện mô hình (Training): Thực hiện trên máy chủ/Google Colab.</w:t>
      </w:r>
    </w:p>
    <w:p w14:paraId="04478881" w14:textId="77777777" w:rsidR="00B30791" w:rsidRDefault="00B30791" w:rsidP="00B30791">
      <w:pPr>
        <w:pStyle w:val="ListParagraph"/>
        <w:numPr>
          <w:ilvl w:val="1"/>
          <w:numId w:val="14"/>
        </w:numPr>
        <w:spacing w:before="120" w:after="120" w:line="360" w:lineRule="auto"/>
        <w:jc w:val="both"/>
      </w:pPr>
      <w:r>
        <w:t>Triển khai (Deployment): Cài đặt và chạy thử nghiệm trên thiết bị phần cứng thực tế (NVIDIA Jetson).</w:t>
      </w:r>
    </w:p>
    <w:p w14:paraId="474C7AE8" w14:textId="3D918F2D" w:rsidR="00B30791" w:rsidRDefault="00B30791" w:rsidP="00B30791">
      <w:pPr>
        <w:pStyle w:val="ListParagraph"/>
        <w:numPr>
          <w:ilvl w:val="1"/>
          <w:numId w:val="14"/>
        </w:numPr>
        <w:spacing w:before="120" w:after="120" w:line="360" w:lineRule="auto"/>
        <w:jc w:val="both"/>
      </w:pPr>
      <w:r>
        <w:t>Đánh giá (Evaluation): Sử dụng các chỉ số định lượng (Accuracy, Precision, Recall, FPS) để đánh giá hiệu quả.</w:t>
      </w:r>
    </w:p>
    <w:p w14:paraId="142E814D" w14:textId="642ACBBF" w:rsidR="00BC3FCA" w:rsidRDefault="00BC3FCA" w:rsidP="00B30791">
      <w:pPr>
        <w:pStyle w:val="ListParagraph"/>
        <w:numPr>
          <w:ilvl w:val="1"/>
          <w:numId w:val="14"/>
        </w:numPr>
        <w:spacing w:before="120" w:after="120" w:line="360" w:lineRule="auto"/>
        <w:jc w:val="both"/>
      </w:pPr>
      <w:r>
        <w:t>So sánh hiệu quả giữa mô hình chỉ chạy trên Edge và mô hình Hybrid (Edge–Cloud) về độ trễ, độ chính xác và tài nguyên sử dụng</w:t>
      </w:r>
      <w:r w:rsidR="00F95210">
        <w:t>.</w:t>
      </w:r>
    </w:p>
    <w:p w14:paraId="397134EC" w14:textId="6FBF165A" w:rsidR="00831622" w:rsidRDefault="00831622" w:rsidP="0017549F">
      <w:pPr>
        <w:pStyle w:val="ListParagraph"/>
        <w:spacing w:before="120" w:after="120" w:line="360" w:lineRule="auto"/>
        <w:jc w:val="both"/>
        <w:rPr>
          <w:b/>
          <w:bCs/>
        </w:rPr>
      </w:pPr>
    </w:p>
    <w:p w14:paraId="10C97A00" w14:textId="0A74DC89" w:rsidR="001F1017" w:rsidRDefault="001F1017" w:rsidP="0017549F">
      <w:pPr>
        <w:pStyle w:val="ListParagraph"/>
        <w:spacing w:before="120" w:after="120" w:line="360" w:lineRule="auto"/>
        <w:jc w:val="both"/>
        <w:rPr>
          <w:b/>
          <w:bCs/>
        </w:rPr>
      </w:pPr>
    </w:p>
    <w:p w14:paraId="403D2227" w14:textId="073DCF57" w:rsidR="001F1017" w:rsidRDefault="001F1017" w:rsidP="0017549F">
      <w:pPr>
        <w:pStyle w:val="ListParagraph"/>
        <w:spacing w:before="120" w:after="120" w:line="360" w:lineRule="auto"/>
        <w:jc w:val="both"/>
        <w:rPr>
          <w:b/>
          <w:bCs/>
        </w:rPr>
      </w:pPr>
    </w:p>
    <w:p w14:paraId="6947FE2A" w14:textId="77777777" w:rsidR="001F1017" w:rsidRPr="000B3F58" w:rsidRDefault="001F1017" w:rsidP="0017549F">
      <w:pPr>
        <w:pStyle w:val="ListParagraph"/>
        <w:spacing w:before="120" w:after="120" w:line="360" w:lineRule="auto"/>
        <w:jc w:val="both"/>
        <w:rPr>
          <w:b/>
          <w:bCs/>
        </w:rPr>
      </w:pPr>
    </w:p>
    <w:p w14:paraId="470818E0" w14:textId="2F25F80D" w:rsidR="00831622" w:rsidRDefault="00831622" w:rsidP="0017549F">
      <w:pPr>
        <w:pStyle w:val="ListParagraph"/>
        <w:numPr>
          <w:ilvl w:val="0"/>
          <w:numId w:val="1"/>
        </w:numPr>
        <w:spacing w:before="120" w:after="120" w:line="360" w:lineRule="auto"/>
        <w:jc w:val="both"/>
        <w:outlineLvl w:val="0"/>
        <w:rPr>
          <w:b/>
          <w:bCs/>
          <w:sz w:val="32"/>
        </w:rPr>
      </w:pPr>
      <w:bookmarkStart w:id="9" w:name="_Toc214913111"/>
      <w:r w:rsidRPr="00E00A6D">
        <w:rPr>
          <w:b/>
          <w:bCs/>
          <w:sz w:val="32"/>
        </w:rPr>
        <w:t>Dự đoán kết quả</w:t>
      </w:r>
      <w:bookmarkEnd w:id="9"/>
    </w:p>
    <w:p w14:paraId="6887454D" w14:textId="6E9F0152" w:rsidR="00B30791" w:rsidRDefault="00E00A6D" w:rsidP="00B30791">
      <w:pPr>
        <w:pStyle w:val="ListParagraph"/>
        <w:numPr>
          <w:ilvl w:val="0"/>
          <w:numId w:val="5"/>
        </w:numPr>
        <w:spacing w:before="120" w:after="120" w:line="360" w:lineRule="auto"/>
        <w:ind w:left="709"/>
        <w:jc w:val="both"/>
      </w:pPr>
      <w:r>
        <w:rPr>
          <w:bCs/>
          <w:szCs w:val="26"/>
        </w:rPr>
        <w:tab/>
      </w:r>
      <w:r w:rsidR="00B30791">
        <w:t>Xây dựng thành công hệ thống mẫu hoạt động theo mô hình Hybrid: Edge cảnh báo tức thời, Cloud lưu trữ và xác thực.</w:t>
      </w:r>
    </w:p>
    <w:p w14:paraId="2788EB18" w14:textId="77777777" w:rsidR="00B30791" w:rsidRPr="00B30791" w:rsidRDefault="00B30791" w:rsidP="00B30791">
      <w:pPr>
        <w:pStyle w:val="ListParagraph"/>
        <w:numPr>
          <w:ilvl w:val="0"/>
          <w:numId w:val="5"/>
        </w:numPr>
        <w:spacing w:before="120" w:after="120" w:line="360" w:lineRule="auto"/>
        <w:ind w:left="709"/>
        <w:jc w:val="both"/>
        <w:rPr>
          <w:bCs/>
          <w:szCs w:val="26"/>
        </w:rPr>
      </w:pPr>
      <w:r w:rsidRPr="00B30791">
        <w:rPr>
          <w:bCs/>
          <w:szCs w:val="26"/>
        </w:rPr>
        <w:t xml:space="preserve">Ứng dụng hiệu quả sự kết hợp giữa </w:t>
      </w:r>
      <w:r w:rsidRPr="00B30791">
        <w:rPr>
          <w:szCs w:val="26"/>
        </w:rPr>
        <w:t>Object Detection</w:t>
      </w:r>
      <w:r w:rsidRPr="00B30791">
        <w:rPr>
          <w:bCs/>
          <w:szCs w:val="26"/>
        </w:rPr>
        <w:t xml:space="preserve"> và </w:t>
      </w:r>
      <w:r w:rsidRPr="00B30791">
        <w:rPr>
          <w:szCs w:val="26"/>
        </w:rPr>
        <w:t>MediaPipe Pose</w:t>
      </w:r>
      <w:r w:rsidRPr="00B30791">
        <w:rPr>
          <w:bCs/>
          <w:szCs w:val="26"/>
        </w:rPr>
        <w:t xml:space="preserve"> giúp hệ thống Edge hoạt động nhẹ nhàng, đạt tốc độ xử lý thời gian thực (&gt; 15 FPS) trên thiết bị nhúng.</w:t>
      </w:r>
    </w:p>
    <w:p w14:paraId="65028F89" w14:textId="62060E92" w:rsidR="00B30791" w:rsidRPr="00B30791" w:rsidRDefault="00B30791" w:rsidP="00B30791">
      <w:pPr>
        <w:pStyle w:val="ListParagraph"/>
        <w:numPr>
          <w:ilvl w:val="0"/>
          <w:numId w:val="5"/>
        </w:numPr>
        <w:spacing w:before="120" w:after="120" w:line="360" w:lineRule="auto"/>
        <w:ind w:left="709"/>
        <w:jc w:val="both"/>
        <w:rPr>
          <w:bCs/>
          <w:szCs w:val="26"/>
        </w:rPr>
      </w:pPr>
      <w:r w:rsidRPr="00B30791">
        <w:rPr>
          <w:bCs/>
          <w:szCs w:val="26"/>
        </w:rPr>
        <w:t xml:space="preserve">Chứng minh tính khả thi của việc sử dụng kiến trúc Hybrid và </w:t>
      </w:r>
      <w:r w:rsidRPr="00B30791">
        <w:rPr>
          <w:szCs w:val="26"/>
        </w:rPr>
        <w:t>Edge AI Computing</w:t>
      </w:r>
      <w:r w:rsidRPr="00B30791">
        <w:rPr>
          <w:bCs/>
          <w:szCs w:val="26"/>
        </w:rPr>
        <w:t xml:space="preserve"> trong việc giải quyết bài toán giám sát an toàn giao thông với chi phí hợp lý và độ tin cậy cao.</w:t>
      </w:r>
    </w:p>
    <w:p w14:paraId="0753D63B" w14:textId="03AB9532" w:rsidR="00831622" w:rsidRPr="000B3F58" w:rsidRDefault="00831622" w:rsidP="00B30791">
      <w:pPr>
        <w:pStyle w:val="ListParagraph"/>
        <w:spacing w:before="120" w:after="120" w:line="360" w:lineRule="auto"/>
        <w:ind w:left="0"/>
        <w:jc w:val="both"/>
        <w:rPr>
          <w:b/>
        </w:rPr>
      </w:pPr>
    </w:p>
    <w:p w14:paraId="364E562C" w14:textId="77777777" w:rsidR="00831622" w:rsidRPr="00E00A6D" w:rsidRDefault="00831622" w:rsidP="00E00A6D">
      <w:pPr>
        <w:pStyle w:val="ListParagraph"/>
        <w:numPr>
          <w:ilvl w:val="0"/>
          <w:numId w:val="1"/>
        </w:numPr>
        <w:spacing w:before="120" w:after="120" w:line="360" w:lineRule="auto"/>
        <w:jc w:val="both"/>
        <w:outlineLvl w:val="0"/>
        <w:rPr>
          <w:b/>
          <w:bCs/>
          <w:sz w:val="32"/>
        </w:rPr>
      </w:pPr>
      <w:bookmarkStart w:id="10" w:name="_Toc214913112"/>
      <w:r w:rsidRPr="00E00A6D">
        <w:rPr>
          <w:b/>
          <w:bCs/>
          <w:sz w:val="32"/>
        </w:rPr>
        <w:t>Tài liệu tham khảo</w:t>
      </w:r>
      <w:bookmarkEnd w:id="10"/>
    </w:p>
    <w:p w14:paraId="155E9449" w14:textId="0F833DE9" w:rsidR="00E00A6D" w:rsidRDefault="002564B7" w:rsidP="002564B7">
      <w:pPr>
        <w:pStyle w:val="ListParagraph"/>
        <w:numPr>
          <w:ilvl w:val="0"/>
          <w:numId w:val="27"/>
        </w:numPr>
        <w:jc w:val="both"/>
      </w:pPr>
      <w:r w:rsidRPr="002564B7">
        <w:t>https://docs.ultralytics.com/#where-to-start</w:t>
      </w:r>
    </w:p>
    <w:p w14:paraId="23D5F925" w14:textId="0E94AA92" w:rsidR="0039224D" w:rsidRDefault="002564B7" w:rsidP="002564B7">
      <w:pPr>
        <w:pStyle w:val="ListParagraph"/>
        <w:numPr>
          <w:ilvl w:val="0"/>
          <w:numId w:val="27"/>
        </w:numPr>
        <w:jc w:val="both"/>
      </w:pPr>
      <w:r w:rsidRPr="002564B7">
        <w:t>https://developer.nvidia.com/embedded-computing</w:t>
      </w:r>
    </w:p>
    <w:p w14:paraId="628394A2" w14:textId="03097AC3" w:rsidR="0039224D" w:rsidRDefault="002564B7" w:rsidP="002564B7">
      <w:pPr>
        <w:pStyle w:val="ListParagraph"/>
        <w:numPr>
          <w:ilvl w:val="0"/>
          <w:numId w:val="27"/>
        </w:numPr>
        <w:jc w:val="both"/>
      </w:pPr>
      <w:r w:rsidRPr="002564B7">
        <w:t>https://developer.nvidia.com/deepstream-sdk</w:t>
      </w:r>
    </w:p>
    <w:p w14:paraId="1A7217DF" w14:textId="20D2C13A" w:rsidR="0039224D" w:rsidRDefault="002564B7" w:rsidP="002564B7">
      <w:pPr>
        <w:pStyle w:val="ListParagraph"/>
        <w:numPr>
          <w:ilvl w:val="0"/>
          <w:numId w:val="27"/>
        </w:numPr>
        <w:jc w:val="both"/>
      </w:pPr>
      <w:r w:rsidRPr="002564B7">
        <w:t>A. Dosovitskiy et al., "An image is worth 16×16 words: Transformers for image recognition at scale," arXiv preprint, arXiv:2010.11929, 2021, doi: 10.48550/arXiv.2010.11929.</w:t>
      </w:r>
    </w:p>
    <w:p w14:paraId="3D5D1ADF" w14:textId="1BED5921" w:rsidR="0039224D" w:rsidRDefault="00AF6118" w:rsidP="00AF6118">
      <w:pPr>
        <w:pStyle w:val="ListParagraph"/>
        <w:numPr>
          <w:ilvl w:val="0"/>
          <w:numId w:val="27"/>
        </w:numPr>
        <w:jc w:val="both"/>
      </w:pPr>
      <w:r w:rsidRPr="00AF6118">
        <w:t>J. Lin, C. Gan, and S. Han, “TSM: Temporal shift module for efficient video understanding,” arXiv preprint, arXiv:1811.08383, 2019, doi: 10.48550/arXiv.1811.08383.</w:t>
      </w:r>
    </w:p>
    <w:p w14:paraId="3758F120" w14:textId="5656F6E5" w:rsidR="0039224D" w:rsidRDefault="00AF6118" w:rsidP="00AF6118">
      <w:pPr>
        <w:pStyle w:val="ListParagraph"/>
        <w:numPr>
          <w:ilvl w:val="0"/>
          <w:numId w:val="27"/>
        </w:numPr>
        <w:jc w:val="both"/>
      </w:pPr>
      <w:r w:rsidRPr="00AF6118">
        <w:t>M. Mao, A. Lee, and M. Hong, “Deep learning innovations in video classification: A survey on techniques and dataset evaluations,” Electronics, vol. 13, no. 14, p. 2732, 2024, doi: 10.3390/electronics13142732.</w:t>
      </w:r>
    </w:p>
    <w:p w14:paraId="128C2683" w14:textId="0DBE5DB6" w:rsidR="00E71897" w:rsidRDefault="00AF6118" w:rsidP="00AF6118">
      <w:pPr>
        <w:pStyle w:val="ListParagraph"/>
        <w:numPr>
          <w:ilvl w:val="0"/>
          <w:numId w:val="27"/>
        </w:numPr>
        <w:jc w:val="both"/>
      </w:pPr>
      <w:r w:rsidRPr="00AF6118">
        <w:t>https://www.deeplearningbook.org/</w:t>
      </w:r>
    </w:p>
    <w:p w14:paraId="7AC43579" w14:textId="0B81C867" w:rsidR="00E71897" w:rsidRDefault="00AF6118" w:rsidP="00AF6118">
      <w:pPr>
        <w:pStyle w:val="ListParagraph"/>
        <w:numPr>
          <w:ilvl w:val="0"/>
          <w:numId w:val="27"/>
        </w:numPr>
        <w:jc w:val="both"/>
      </w:pPr>
      <w:r w:rsidRPr="00AF6118">
        <w:t>https://cs231n.stanford.edu/</w:t>
      </w:r>
    </w:p>
    <w:p w14:paraId="727D0178" w14:textId="2B8FE41C" w:rsidR="006603CE" w:rsidRPr="006603CE" w:rsidRDefault="00AF6118" w:rsidP="00AF6118">
      <w:pPr>
        <w:pStyle w:val="ListParagraph"/>
        <w:numPr>
          <w:ilvl w:val="0"/>
          <w:numId w:val="27"/>
        </w:numPr>
        <w:jc w:val="both"/>
        <w:rPr>
          <w:rStyle w:val="Hyperlink"/>
          <w:color w:val="auto"/>
          <w:u w:val="none"/>
        </w:rPr>
      </w:pPr>
      <w:r w:rsidRPr="00AF6118">
        <w:rPr>
          <w:rStyle w:val="Hyperlink"/>
          <w:color w:val="auto"/>
          <w:u w:val="none"/>
        </w:rPr>
        <w:t>https://www.tensorflow.org/guide</w:t>
      </w:r>
    </w:p>
    <w:p w14:paraId="78E2A4DD" w14:textId="060E6D1F" w:rsidR="00B93077" w:rsidRPr="00B96629" w:rsidRDefault="00B93077" w:rsidP="00B96629">
      <w:pPr>
        <w:pStyle w:val="ListParagraph"/>
        <w:numPr>
          <w:ilvl w:val="0"/>
          <w:numId w:val="27"/>
        </w:numPr>
        <w:jc w:val="both"/>
      </w:pPr>
      <w:r w:rsidRPr="00B96629">
        <w:rPr>
          <w:b/>
        </w:rPr>
        <w:br w:type="page"/>
      </w:r>
    </w:p>
    <w:p w14:paraId="38F338E0" w14:textId="77777777" w:rsidR="00E00A6D" w:rsidRPr="000B3F58" w:rsidRDefault="00E00A6D" w:rsidP="00E00A6D">
      <w:pPr>
        <w:pStyle w:val="ListParagraph"/>
        <w:ind w:left="0"/>
        <w:jc w:val="both"/>
        <w:rPr>
          <w:b/>
        </w:rPr>
      </w:pPr>
    </w:p>
    <w:p w14:paraId="4C2394DC" w14:textId="5B5B4C00" w:rsidR="00170A2F" w:rsidRPr="00170A2F" w:rsidRDefault="00831622" w:rsidP="00170A2F">
      <w:pPr>
        <w:pStyle w:val="ListParagraph"/>
        <w:numPr>
          <w:ilvl w:val="0"/>
          <w:numId w:val="1"/>
        </w:numPr>
        <w:jc w:val="both"/>
        <w:outlineLvl w:val="0"/>
        <w:rPr>
          <w:b/>
          <w:bCs/>
          <w:sz w:val="32"/>
        </w:rPr>
      </w:pPr>
      <w:bookmarkStart w:id="11" w:name="_Toc214913113"/>
      <w:r w:rsidRPr="00CF537D">
        <w:rPr>
          <w:b/>
          <w:bCs/>
          <w:sz w:val="32"/>
        </w:rPr>
        <w:t>Kế hoạch thực hiện đề tài</w:t>
      </w:r>
      <w:bookmarkEnd w:id="11"/>
    </w:p>
    <w:tbl>
      <w:tblPr>
        <w:tblW w:w="9110" w:type="dxa"/>
        <w:tblInd w:w="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6"/>
        <w:gridCol w:w="2835"/>
        <w:gridCol w:w="2097"/>
        <w:gridCol w:w="3402"/>
      </w:tblGrid>
      <w:tr w:rsidR="00831622" w:rsidRPr="000B3F58" w14:paraId="4CC07827" w14:textId="77777777" w:rsidTr="004728EA">
        <w:tc>
          <w:tcPr>
            <w:tcW w:w="776" w:type="dxa"/>
          </w:tcPr>
          <w:p w14:paraId="49026380" w14:textId="77777777" w:rsidR="00831622" w:rsidRPr="000B3F58" w:rsidRDefault="00831622" w:rsidP="004728EA">
            <w:pPr>
              <w:pStyle w:val="NoSpacing"/>
              <w:spacing w:before="120" w:line="360" w:lineRule="auto"/>
              <w:ind w:firstLine="0"/>
              <w:jc w:val="center"/>
              <w:rPr>
                <w:sz w:val="26"/>
                <w:szCs w:val="26"/>
              </w:rPr>
            </w:pPr>
            <w:r w:rsidRPr="000B3F58">
              <w:rPr>
                <w:sz w:val="26"/>
                <w:szCs w:val="26"/>
              </w:rPr>
              <w:t>STT</w:t>
            </w:r>
          </w:p>
        </w:tc>
        <w:tc>
          <w:tcPr>
            <w:tcW w:w="2835" w:type="dxa"/>
          </w:tcPr>
          <w:p w14:paraId="7BB00255" w14:textId="77777777" w:rsidR="00831622" w:rsidRPr="000B3F58" w:rsidRDefault="00831622" w:rsidP="004728EA">
            <w:pPr>
              <w:pStyle w:val="NoSpacing"/>
              <w:spacing w:before="120" w:line="360" w:lineRule="auto"/>
              <w:ind w:firstLine="0"/>
              <w:jc w:val="center"/>
              <w:rPr>
                <w:sz w:val="26"/>
                <w:szCs w:val="26"/>
              </w:rPr>
            </w:pPr>
            <w:r w:rsidRPr="000B3F58">
              <w:rPr>
                <w:sz w:val="26"/>
                <w:szCs w:val="26"/>
              </w:rPr>
              <w:t>Nội dung thực hiện</w:t>
            </w:r>
          </w:p>
        </w:tc>
        <w:tc>
          <w:tcPr>
            <w:tcW w:w="2097" w:type="dxa"/>
          </w:tcPr>
          <w:p w14:paraId="2A56791B" w14:textId="77777777" w:rsidR="00831622" w:rsidRPr="000B3F58" w:rsidRDefault="00831622" w:rsidP="004728EA">
            <w:pPr>
              <w:pStyle w:val="NoSpacing"/>
              <w:spacing w:before="120" w:line="360" w:lineRule="auto"/>
              <w:ind w:firstLine="0"/>
              <w:jc w:val="center"/>
              <w:rPr>
                <w:sz w:val="26"/>
                <w:szCs w:val="26"/>
              </w:rPr>
            </w:pPr>
            <w:r w:rsidRPr="000B3F58">
              <w:rPr>
                <w:sz w:val="26"/>
                <w:szCs w:val="26"/>
              </w:rPr>
              <w:t>Thời gian</w:t>
            </w:r>
          </w:p>
        </w:tc>
        <w:tc>
          <w:tcPr>
            <w:tcW w:w="3402" w:type="dxa"/>
          </w:tcPr>
          <w:p w14:paraId="5270CEF5" w14:textId="77777777" w:rsidR="00831622" w:rsidRPr="000B3F58" w:rsidRDefault="00831622" w:rsidP="004728EA">
            <w:pPr>
              <w:pStyle w:val="NoSpacing"/>
              <w:spacing w:before="120" w:line="360" w:lineRule="auto"/>
              <w:ind w:firstLine="0"/>
              <w:jc w:val="center"/>
              <w:rPr>
                <w:sz w:val="26"/>
                <w:szCs w:val="26"/>
              </w:rPr>
            </w:pPr>
            <w:r w:rsidRPr="000B3F58">
              <w:rPr>
                <w:sz w:val="26"/>
                <w:szCs w:val="26"/>
              </w:rPr>
              <w:t>Kết quả dự kiến</w:t>
            </w:r>
          </w:p>
        </w:tc>
      </w:tr>
      <w:tr w:rsidR="00955273" w:rsidRPr="000B3F58" w14:paraId="1C1DF705" w14:textId="77777777" w:rsidTr="009310D6">
        <w:tc>
          <w:tcPr>
            <w:tcW w:w="776" w:type="dxa"/>
            <w:vAlign w:val="center"/>
          </w:tcPr>
          <w:p w14:paraId="0ECE4045" w14:textId="1B8D5CC8" w:rsidR="00955273" w:rsidRPr="00B93077" w:rsidRDefault="00955273" w:rsidP="00955273">
            <w:pPr>
              <w:pStyle w:val="NoSpacing"/>
              <w:spacing w:line="360" w:lineRule="auto"/>
              <w:ind w:right="23" w:firstLine="17"/>
              <w:jc w:val="center"/>
              <w:rPr>
                <w:b w:val="0"/>
                <w:sz w:val="26"/>
                <w:szCs w:val="26"/>
              </w:rPr>
            </w:pPr>
            <w:r w:rsidRPr="00B93077">
              <w:rPr>
                <w:b w:val="0"/>
                <w:sz w:val="26"/>
                <w:szCs w:val="26"/>
              </w:rPr>
              <w:t>1</w:t>
            </w:r>
          </w:p>
        </w:tc>
        <w:tc>
          <w:tcPr>
            <w:tcW w:w="2835" w:type="dxa"/>
            <w:vAlign w:val="center"/>
          </w:tcPr>
          <w:p w14:paraId="042C5CA9" w14:textId="76BDCB93" w:rsidR="00955273" w:rsidRPr="00B93077" w:rsidRDefault="00955273" w:rsidP="00955273">
            <w:pPr>
              <w:pStyle w:val="NoSpacing"/>
              <w:ind w:firstLine="0"/>
              <w:rPr>
                <w:b w:val="0"/>
                <w:sz w:val="26"/>
                <w:szCs w:val="26"/>
              </w:rPr>
            </w:pPr>
            <w:r w:rsidRPr="005F7098">
              <w:rPr>
                <w:b w:val="0"/>
                <w:sz w:val="26"/>
                <w:szCs w:val="26"/>
              </w:rPr>
              <w:t>Nghiê</w:t>
            </w:r>
            <w:r>
              <w:rPr>
                <w:b w:val="0"/>
                <w:sz w:val="26"/>
                <w:szCs w:val="26"/>
              </w:rPr>
              <w:t>n cứu lý thuyết, tìm hiểu Edge AI và Object Detection</w:t>
            </w:r>
            <w:r w:rsidRPr="005F7098">
              <w:rPr>
                <w:b w:val="0"/>
                <w:sz w:val="26"/>
                <w:szCs w:val="26"/>
              </w:rPr>
              <w:t>.</w:t>
            </w:r>
          </w:p>
        </w:tc>
        <w:tc>
          <w:tcPr>
            <w:tcW w:w="2097" w:type="dxa"/>
            <w:vAlign w:val="center"/>
          </w:tcPr>
          <w:p w14:paraId="34EB8348" w14:textId="776F29C7" w:rsidR="00955273" w:rsidRPr="00B93077" w:rsidRDefault="00955273" w:rsidP="00955273">
            <w:pPr>
              <w:pStyle w:val="NoSpacing"/>
              <w:ind w:firstLine="0"/>
              <w:jc w:val="center"/>
              <w:rPr>
                <w:b w:val="0"/>
                <w:sz w:val="26"/>
                <w:szCs w:val="26"/>
              </w:rPr>
            </w:pPr>
            <w:r>
              <w:rPr>
                <w:b w:val="0"/>
                <w:sz w:val="26"/>
                <w:szCs w:val="26"/>
              </w:rPr>
              <w:t>11/2025</w:t>
            </w:r>
          </w:p>
        </w:tc>
        <w:tc>
          <w:tcPr>
            <w:tcW w:w="34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105"/>
            </w:tblGrid>
            <w:tr w:rsidR="00955273" w:rsidRPr="0013321B" w14:paraId="32AE6936" w14:textId="77777777" w:rsidTr="00E02E61">
              <w:trPr>
                <w:tblCellSpacing w:w="15" w:type="dxa"/>
              </w:trPr>
              <w:tc>
                <w:tcPr>
                  <w:tcW w:w="0" w:type="auto"/>
                  <w:vAlign w:val="center"/>
                  <w:hideMark/>
                </w:tcPr>
                <w:p w14:paraId="3FA92006" w14:textId="77777777" w:rsidR="00955273" w:rsidRPr="0013321B" w:rsidRDefault="00955273" w:rsidP="00955273">
                  <w:pPr>
                    <w:spacing w:after="0" w:line="240" w:lineRule="auto"/>
                    <w:rPr>
                      <w:rFonts w:eastAsia="Times New Roman"/>
                      <w:sz w:val="24"/>
                      <w:szCs w:val="24"/>
                      <w:lang w:eastAsia="ja-JP"/>
                    </w:rPr>
                  </w:pPr>
                </w:p>
              </w:tc>
              <w:tc>
                <w:tcPr>
                  <w:tcW w:w="0" w:type="auto"/>
                  <w:vAlign w:val="center"/>
                  <w:hideMark/>
                </w:tcPr>
                <w:p w14:paraId="563E64D0" w14:textId="77777777" w:rsidR="00955273" w:rsidRPr="0013321B" w:rsidRDefault="00955273" w:rsidP="00955273">
                  <w:pPr>
                    <w:pStyle w:val="NoSpacing"/>
                    <w:spacing w:before="120" w:line="360" w:lineRule="auto"/>
                    <w:ind w:firstLine="17"/>
                    <w:rPr>
                      <w:sz w:val="24"/>
                      <w:szCs w:val="24"/>
                      <w:lang w:eastAsia="ja-JP"/>
                    </w:rPr>
                  </w:pPr>
                  <w:r w:rsidRPr="0013321B">
                    <w:rPr>
                      <w:b w:val="0"/>
                      <w:sz w:val="26"/>
                      <w:szCs w:val="26"/>
                    </w:rPr>
                    <w:t>Đề cương chi tiết, danh mục tài liệu.</w:t>
                  </w:r>
                </w:p>
              </w:tc>
            </w:tr>
          </w:tbl>
          <w:p w14:paraId="4A182A5C" w14:textId="7EA29E8A" w:rsidR="00955273" w:rsidRPr="00B93077" w:rsidRDefault="00955273" w:rsidP="00955273">
            <w:pPr>
              <w:jc w:val="both"/>
            </w:pPr>
          </w:p>
        </w:tc>
      </w:tr>
      <w:tr w:rsidR="00831622" w:rsidRPr="000B3F58" w14:paraId="15502A4A" w14:textId="77777777" w:rsidTr="009310D6">
        <w:tc>
          <w:tcPr>
            <w:tcW w:w="776" w:type="dxa"/>
            <w:vAlign w:val="center"/>
          </w:tcPr>
          <w:p w14:paraId="449A4E5D" w14:textId="77777777" w:rsidR="00831622" w:rsidRPr="00B93077" w:rsidRDefault="00831622" w:rsidP="009310D6">
            <w:pPr>
              <w:pStyle w:val="NoSpacing"/>
              <w:spacing w:before="120" w:line="360" w:lineRule="auto"/>
              <w:ind w:right="23" w:firstLine="17"/>
              <w:jc w:val="center"/>
              <w:rPr>
                <w:b w:val="0"/>
                <w:sz w:val="26"/>
                <w:szCs w:val="26"/>
              </w:rPr>
            </w:pPr>
            <w:r w:rsidRPr="00B93077">
              <w:rPr>
                <w:b w:val="0"/>
                <w:sz w:val="26"/>
                <w:szCs w:val="26"/>
              </w:rPr>
              <w:t>2</w:t>
            </w:r>
          </w:p>
        </w:tc>
        <w:tc>
          <w:tcPr>
            <w:tcW w:w="2835" w:type="dxa"/>
            <w:vAlign w:val="center"/>
          </w:tcPr>
          <w:p w14:paraId="65BE4DF6" w14:textId="7516D7D3" w:rsidR="00B93077" w:rsidRPr="00BC67FF" w:rsidRDefault="00BC67FF" w:rsidP="00BC67FF">
            <w:pPr>
              <w:pStyle w:val="NoSpacing"/>
              <w:ind w:firstLine="0"/>
              <w:rPr>
                <w:b w:val="0"/>
                <w:sz w:val="24"/>
                <w:szCs w:val="24"/>
              </w:rPr>
            </w:pPr>
            <w:r w:rsidRPr="00BC67FF">
              <w:rPr>
                <w:b w:val="0"/>
                <w:sz w:val="26"/>
                <w:szCs w:val="26"/>
              </w:rPr>
              <w:t xml:space="preserve">Tìm hiểu chuyên sâu </w:t>
            </w:r>
            <w:r w:rsidRPr="00372A15">
              <w:rPr>
                <w:b w:val="0"/>
                <w:sz w:val="26"/>
                <w:szCs w:val="26"/>
              </w:rPr>
              <w:t>MediaPipe Pose</w:t>
            </w:r>
            <w:r w:rsidRPr="00BC67FF">
              <w:rPr>
                <w:b w:val="0"/>
                <w:sz w:val="26"/>
                <w:szCs w:val="26"/>
              </w:rPr>
              <w:t xml:space="preserve"> và </w:t>
            </w:r>
            <w:r w:rsidRPr="00372A15">
              <w:rPr>
                <w:b w:val="0"/>
                <w:sz w:val="26"/>
                <w:szCs w:val="26"/>
              </w:rPr>
              <w:t>SlowFast</w:t>
            </w:r>
            <w:r w:rsidRPr="00BC67FF">
              <w:rPr>
                <w:b w:val="0"/>
                <w:sz w:val="26"/>
                <w:szCs w:val="26"/>
              </w:rPr>
              <w:t>.</w:t>
            </w:r>
          </w:p>
        </w:tc>
        <w:tc>
          <w:tcPr>
            <w:tcW w:w="2097" w:type="dxa"/>
            <w:vAlign w:val="center"/>
          </w:tcPr>
          <w:p w14:paraId="50C1D1EC" w14:textId="1D972311" w:rsidR="00831622" w:rsidRPr="00B93077" w:rsidRDefault="00BC67FF" w:rsidP="00372A15">
            <w:pPr>
              <w:pStyle w:val="NoSpacing"/>
              <w:ind w:firstLine="0"/>
              <w:jc w:val="center"/>
              <w:rPr>
                <w:b w:val="0"/>
                <w:sz w:val="26"/>
                <w:szCs w:val="26"/>
              </w:rPr>
            </w:pPr>
            <w:r w:rsidRPr="00BC67FF">
              <w:rPr>
                <w:b w:val="0"/>
                <w:sz w:val="26"/>
                <w:szCs w:val="26"/>
              </w:rPr>
              <w:t>12/2025</w:t>
            </w:r>
          </w:p>
        </w:tc>
        <w:tc>
          <w:tcPr>
            <w:tcW w:w="3402" w:type="dxa"/>
            <w:vAlign w:val="center"/>
          </w:tcPr>
          <w:p w14:paraId="369F38BB" w14:textId="3C20C22E" w:rsidR="00B93077" w:rsidRPr="00372A15" w:rsidRDefault="00BC67FF" w:rsidP="00372A15">
            <w:pPr>
              <w:pStyle w:val="NoSpacing"/>
              <w:spacing w:before="120" w:line="360" w:lineRule="auto"/>
              <w:ind w:firstLine="17"/>
            </w:pPr>
            <w:r w:rsidRPr="00372A15">
              <w:rPr>
                <w:b w:val="0"/>
                <w:sz w:val="26"/>
                <w:szCs w:val="26"/>
              </w:rPr>
              <w:t>Nắm vững kiến thức nền tảng.</w:t>
            </w:r>
          </w:p>
        </w:tc>
      </w:tr>
      <w:tr w:rsidR="00831622" w:rsidRPr="000B3F58" w14:paraId="4841F426" w14:textId="77777777" w:rsidTr="009310D6">
        <w:tc>
          <w:tcPr>
            <w:tcW w:w="776" w:type="dxa"/>
            <w:vAlign w:val="center"/>
          </w:tcPr>
          <w:p w14:paraId="3F730FE1" w14:textId="54374D9D" w:rsidR="00831622" w:rsidRPr="00B93077" w:rsidRDefault="00B93077" w:rsidP="009310D6">
            <w:pPr>
              <w:pStyle w:val="NoSpacing"/>
              <w:spacing w:before="120" w:line="360" w:lineRule="auto"/>
              <w:ind w:right="23" w:firstLine="17"/>
              <w:jc w:val="center"/>
              <w:rPr>
                <w:b w:val="0"/>
                <w:sz w:val="26"/>
                <w:szCs w:val="26"/>
              </w:rPr>
            </w:pPr>
            <w:r>
              <w:rPr>
                <w:b w:val="0"/>
                <w:sz w:val="26"/>
                <w:szCs w:val="26"/>
              </w:rPr>
              <w:t>3</w:t>
            </w:r>
          </w:p>
        </w:tc>
        <w:tc>
          <w:tcPr>
            <w:tcW w:w="2835" w:type="dxa"/>
            <w:vAlign w:val="center"/>
          </w:tcPr>
          <w:p w14:paraId="3C351104" w14:textId="5184AE55" w:rsidR="00831622" w:rsidRPr="00BC67FF" w:rsidRDefault="00BC67FF" w:rsidP="00372A15">
            <w:pPr>
              <w:pStyle w:val="NoSpacing"/>
              <w:ind w:firstLine="0"/>
              <w:rPr>
                <w:b w:val="0"/>
                <w:sz w:val="24"/>
                <w:szCs w:val="24"/>
              </w:rPr>
            </w:pPr>
            <w:r w:rsidRPr="00372A15">
              <w:rPr>
                <w:b w:val="0"/>
                <w:sz w:val="26"/>
                <w:szCs w:val="26"/>
              </w:rPr>
              <w:t>Thu thập dữ liệu, huấn luyện mô hình YOLO cơ bản.</w:t>
            </w:r>
          </w:p>
        </w:tc>
        <w:tc>
          <w:tcPr>
            <w:tcW w:w="2097" w:type="dxa"/>
            <w:vAlign w:val="center"/>
          </w:tcPr>
          <w:p w14:paraId="5ADA9DF8" w14:textId="0B4DCA32" w:rsidR="00831622" w:rsidRPr="00382DF6" w:rsidRDefault="00BC67FF" w:rsidP="00372A15">
            <w:pPr>
              <w:pStyle w:val="NoSpacing"/>
              <w:ind w:firstLine="0"/>
              <w:jc w:val="center"/>
              <w:rPr>
                <w:b w:val="0"/>
                <w:sz w:val="26"/>
                <w:szCs w:val="26"/>
              </w:rPr>
            </w:pPr>
            <w:r w:rsidRPr="00382DF6">
              <w:rPr>
                <w:b w:val="0"/>
                <w:sz w:val="26"/>
                <w:szCs w:val="26"/>
              </w:rPr>
              <w:t>01/2026</w:t>
            </w:r>
          </w:p>
        </w:tc>
        <w:tc>
          <w:tcPr>
            <w:tcW w:w="3402" w:type="dxa"/>
            <w:vAlign w:val="center"/>
          </w:tcPr>
          <w:p w14:paraId="0FEB12EE" w14:textId="5C70E063" w:rsidR="00831622" w:rsidRPr="00B93077" w:rsidRDefault="00BC67FF" w:rsidP="00372A15">
            <w:pPr>
              <w:pStyle w:val="NoSpacing"/>
              <w:spacing w:before="120" w:line="360" w:lineRule="auto"/>
              <w:ind w:firstLine="17"/>
              <w:rPr>
                <w:b w:val="0"/>
                <w:sz w:val="26"/>
                <w:szCs w:val="26"/>
              </w:rPr>
            </w:pPr>
            <w:r w:rsidRPr="00372A15">
              <w:rPr>
                <w:b w:val="0"/>
                <w:sz w:val="26"/>
                <w:szCs w:val="26"/>
              </w:rPr>
              <w:t>Bộ dữ liệu chuẩn, file trọng số mô hình.</w:t>
            </w:r>
          </w:p>
        </w:tc>
      </w:tr>
      <w:tr w:rsidR="00831622" w:rsidRPr="003C22FC" w14:paraId="56F087F1" w14:textId="77777777" w:rsidTr="009310D6">
        <w:tc>
          <w:tcPr>
            <w:tcW w:w="776" w:type="dxa"/>
            <w:vAlign w:val="center"/>
          </w:tcPr>
          <w:p w14:paraId="25403EC8" w14:textId="77777777" w:rsidR="00831622" w:rsidRPr="00B93077" w:rsidRDefault="00831622" w:rsidP="009310D6">
            <w:pPr>
              <w:pStyle w:val="NoSpacing"/>
              <w:spacing w:before="120" w:line="360" w:lineRule="auto"/>
              <w:ind w:right="23" w:firstLine="17"/>
              <w:jc w:val="center"/>
              <w:rPr>
                <w:b w:val="0"/>
                <w:sz w:val="26"/>
                <w:szCs w:val="26"/>
              </w:rPr>
            </w:pPr>
            <w:r w:rsidRPr="00B93077">
              <w:rPr>
                <w:b w:val="0"/>
                <w:sz w:val="26"/>
                <w:szCs w:val="26"/>
              </w:rPr>
              <w:t>4</w:t>
            </w:r>
          </w:p>
        </w:tc>
        <w:tc>
          <w:tcPr>
            <w:tcW w:w="2835" w:type="dxa"/>
            <w:vAlign w:val="center"/>
          </w:tcPr>
          <w:p w14:paraId="2CB5447E" w14:textId="087371DC" w:rsidR="00831622" w:rsidRPr="00BC67FF" w:rsidRDefault="00BC67FF" w:rsidP="00372A15">
            <w:pPr>
              <w:pStyle w:val="NoSpacing"/>
              <w:ind w:firstLine="0"/>
              <w:rPr>
                <w:b w:val="0"/>
                <w:sz w:val="24"/>
                <w:szCs w:val="24"/>
              </w:rPr>
            </w:pPr>
            <w:r w:rsidRPr="00372A15">
              <w:rPr>
                <w:b w:val="0"/>
                <w:sz w:val="26"/>
                <w:szCs w:val="26"/>
              </w:rPr>
              <w:t>Xây dựng module Edge (tích hợp YOLO + MediaPipe).</w:t>
            </w:r>
          </w:p>
        </w:tc>
        <w:tc>
          <w:tcPr>
            <w:tcW w:w="2097" w:type="dxa"/>
            <w:vAlign w:val="center"/>
          </w:tcPr>
          <w:p w14:paraId="41115457" w14:textId="6587CD20" w:rsidR="00831622" w:rsidRPr="00382DF6" w:rsidRDefault="00BC67FF" w:rsidP="00372A15">
            <w:pPr>
              <w:pStyle w:val="NoSpacing"/>
              <w:ind w:firstLine="0"/>
              <w:jc w:val="center"/>
              <w:rPr>
                <w:b w:val="0"/>
                <w:sz w:val="26"/>
                <w:szCs w:val="26"/>
              </w:rPr>
            </w:pPr>
            <w:r w:rsidRPr="00382DF6">
              <w:rPr>
                <w:b w:val="0"/>
                <w:sz w:val="26"/>
                <w:szCs w:val="26"/>
              </w:rPr>
              <w:t>02/2026</w:t>
            </w:r>
          </w:p>
        </w:tc>
        <w:tc>
          <w:tcPr>
            <w:tcW w:w="3402" w:type="dxa"/>
            <w:vAlign w:val="center"/>
          </w:tcPr>
          <w:p w14:paraId="50DD5AC8" w14:textId="708C33AF" w:rsidR="00831622" w:rsidRPr="00372A15" w:rsidRDefault="00BC67FF" w:rsidP="00372A15">
            <w:pPr>
              <w:pStyle w:val="NoSpacing"/>
              <w:spacing w:before="120" w:line="360" w:lineRule="auto"/>
              <w:ind w:firstLine="17"/>
              <w:rPr>
                <w:b w:val="0"/>
                <w:sz w:val="24"/>
                <w:szCs w:val="24"/>
                <w:lang w:val="fr-FR"/>
              </w:rPr>
            </w:pPr>
            <w:r w:rsidRPr="00D34B9A">
              <w:rPr>
                <w:b w:val="0"/>
                <w:sz w:val="26"/>
                <w:szCs w:val="26"/>
                <w:lang w:val="fr-FR"/>
              </w:rPr>
              <w:t>Module chạy ổn định trên Jetson.</w:t>
            </w:r>
          </w:p>
        </w:tc>
      </w:tr>
      <w:tr w:rsidR="00831622" w:rsidRPr="000B3F58" w14:paraId="4B05E846" w14:textId="77777777" w:rsidTr="009310D6">
        <w:tc>
          <w:tcPr>
            <w:tcW w:w="776" w:type="dxa"/>
            <w:vAlign w:val="center"/>
          </w:tcPr>
          <w:p w14:paraId="649C07DC" w14:textId="77777777" w:rsidR="00831622" w:rsidRPr="00B93077" w:rsidRDefault="00831622" w:rsidP="009310D6">
            <w:pPr>
              <w:pStyle w:val="NoSpacing"/>
              <w:spacing w:before="120" w:line="360" w:lineRule="auto"/>
              <w:ind w:right="23" w:firstLine="17"/>
              <w:jc w:val="center"/>
              <w:rPr>
                <w:b w:val="0"/>
                <w:sz w:val="26"/>
                <w:szCs w:val="26"/>
              </w:rPr>
            </w:pPr>
            <w:r w:rsidRPr="00B93077">
              <w:rPr>
                <w:b w:val="0"/>
                <w:sz w:val="26"/>
                <w:szCs w:val="26"/>
              </w:rPr>
              <w:t>5</w:t>
            </w:r>
          </w:p>
        </w:tc>
        <w:tc>
          <w:tcPr>
            <w:tcW w:w="2835" w:type="dxa"/>
            <w:shd w:val="clear" w:color="auto" w:fill="auto"/>
            <w:vAlign w:val="center"/>
          </w:tcPr>
          <w:p w14:paraId="50E65E8F" w14:textId="6DBD4A0F" w:rsidR="00831622" w:rsidRPr="00BC67FF" w:rsidRDefault="00BC67FF" w:rsidP="00372A15">
            <w:pPr>
              <w:pStyle w:val="NoSpacing"/>
              <w:ind w:firstLine="0"/>
              <w:rPr>
                <w:b w:val="0"/>
                <w:sz w:val="24"/>
                <w:szCs w:val="24"/>
              </w:rPr>
            </w:pPr>
            <w:r w:rsidRPr="00372A15">
              <w:rPr>
                <w:b w:val="0"/>
                <w:sz w:val="26"/>
                <w:szCs w:val="26"/>
              </w:rPr>
              <w:t>Xây dựng module Cloud và tích hợp với Edge.</w:t>
            </w:r>
          </w:p>
        </w:tc>
        <w:tc>
          <w:tcPr>
            <w:tcW w:w="2097" w:type="dxa"/>
            <w:vAlign w:val="center"/>
          </w:tcPr>
          <w:p w14:paraId="30C67369" w14:textId="292A9B73" w:rsidR="00831622" w:rsidRPr="00B93077" w:rsidRDefault="00372A15" w:rsidP="00372A15">
            <w:pPr>
              <w:pStyle w:val="NoSpacing"/>
              <w:ind w:firstLine="0"/>
              <w:jc w:val="center"/>
              <w:rPr>
                <w:b w:val="0"/>
                <w:sz w:val="26"/>
                <w:szCs w:val="26"/>
              </w:rPr>
            </w:pPr>
            <w:r>
              <w:rPr>
                <w:b w:val="0"/>
                <w:sz w:val="26"/>
                <w:szCs w:val="26"/>
              </w:rPr>
              <w:t>03/2026</w:t>
            </w:r>
          </w:p>
        </w:tc>
        <w:tc>
          <w:tcPr>
            <w:tcW w:w="3402" w:type="dxa"/>
            <w:vAlign w:val="center"/>
          </w:tcPr>
          <w:p w14:paraId="4846465B" w14:textId="2A3DA08E" w:rsidR="00831622" w:rsidRPr="00372A15" w:rsidRDefault="00BC67FF" w:rsidP="00372A15">
            <w:pPr>
              <w:pStyle w:val="NoSpacing"/>
              <w:spacing w:before="120" w:line="360" w:lineRule="auto"/>
              <w:ind w:firstLine="17"/>
              <w:rPr>
                <w:b w:val="0"/>
                <w:sz w:val="24"/>
                <w:szCs w:val="24"/>
              </w:rPr>
            </w:pPr>
            <w:r w:rsidRPr="00372A15">
              <w:rPr>
                <w:b w:val="0"/>
                <w:sz w:val="26"/>
                <w:szCs w:val="26"/>
              </w:rPr>
              <w:t>Hệ thống hoàn chỉnh kết nối Edge-Cloud.</w:t>
            </w:r>
          </w:p>
        </w:tc>
      </w:tr>
      <w:tr w:rsidR="00831622" w:rsidRPr="000B3F58" w14:paraId="52B02E35" w14:textId="77777777" w:rsidTr="009310D6">
        <w:trPr>
          <w:trHeight w:val="689"/>
        </w:trPr>
        <w:tc>
          <w:tcPr>
            <w:tcW w:w="776" w:type="dxa"/>
            <w:vAlign w:val="center"/>
          </w:tcPr>
          <w:p w14:paraId="3CACAFC1" w14:textId="77777777" w:rsidR="00831622" w:rsidRPr="00B93077" w:rsidRDefault="00831622" w:rsidP="009310D6">
            <w:pPr>
              <w:pStyle w:val="NoSpacing"/>
              <w:spacing w:before="120" w:line="360" w:lineRule="auto"/>
              <w:ind w:right="23" w:firstLine="17"/>
              <w:jc w:val="center"/>
              <w:rPr>
                <w:b w:val="0"/>
                <w:sz w:val="26"/>
                <w:szCs w:val="26"/>
              </w:rPr>
            </w:pPr>
            <w:r w:rsidRPr="00B93077">
              <w:rPr>
                <w:b w:val="0"/>
                <w:sz w:val="26"/>
                <w:szCs w:val="26"/>
              </w:rPr>
              <w:t>6</w:t>
            </w:r>
          </w:p>
        </w:tc>
        <w:tc>
          <w:tcPr>
            <w:tcW w:w="2835" w:type="dxa"/>
            <w:vAlign w:val="center"/>
          </w:tcPr>
          <w:p w14:paraId="47DF4F49" w14:textId="3D115944" w:rsidR="00831622" w:rsidRPr="00372A15" w:rsidRDefault="00BC67FF" w:rsidP="00372A15">
            <w:pPr>
              <w:pStyle w:val="NoSpacing"/>
              <w:ind w:firstLine="0"/>
              <w:rPr>
                <w:b w:val="0"/>
                <w:sz w:val="26"/>
                <w:szCs w:val="26"/>
              </w:rPr>
            </w:pPr>
            <w:r w:rsidRPr="00372A15">
              <w:rPr>
                <w:b w:val="0"/>
                <w:sz w:val="26"/>
                <w:szCs w:val="26"/>
              </w:rPr>
              <w:t>Thực nghiệm, đánh giá hiệu năng và viết báo cáo.</w:t>
            </w:r>
          </w:p>
        </w:tc>
        <w:tc>
          <w:tcPr>
            <w:tcW w:w="2097" w:type="dxa"/>
            <w:vAlign w:val="center"/>
          </w:tcPr>
          <w:p w14:paraId="5CF18AFE" w14:textId="6444098C" w:rsidR="00831622" w:rsidRPr="00B93077" w:rsidRDefault="00372A15" w:rsidP="00372A15">
            <w:pPr>
              <w:pStyle w:val="NoSpacing"/>
              <w:ind w:firstLine="0"/>
              <w:jc w:val="center"/>
              <w:rPr>
                <w:b w:val="0"/>
                <w:sz w:val="26"/>
                <w:szCs w:val="26"/>
              </w:rPr>
            </w:pPr>
            <w:r>
              <w:rPr>
                <w:b w:val="0"/>
                <w:sz w:val="26"/>
                <w:szCs w:val="26"/>
              </w:rPr>
              <w:t>04/2026</w:t>
            </w:r>
          </w:p>
        </w:tc>
        <w:tc>
          <w:tcPr>
            <w:tcW w:w="3402" w:type="dxa"/>
            <w:vAlign w:val="center"/>
          </w:tcPr>
          <w:p w14:paraId="396E2C8F" w14:textId="0570D95F" w:rsidR="00831622" w:rsidRPr="00372A15" w:rsidRDefault="00BC67FF" w:rsidP="00372A15">
            <w:pPr>
              <w:pStyle w:val="NoSpacing"/>
              <w:spacing w:before="120" w:line="360" w:lineRule="auto"/>
              <w:ind w:firstLine="17"/>
              <w:rPr>
                <w:b w:val="0"/>
                <w:sz w:val="24"/>
                <w:szCs w:val="24"/>
              </w:rPr>
            </w:pPr>
            <w:r w:rsidRPr="00372A15">
              <w:rPr>
                <w:b w:val="0"/>
                <w:sz w:val="26"/>
                <w:szCs w:val="26"/>
              </w:rPr>
              <w:t>Bảng số liệu, bản thảo báo cáo.</w:t>
            </w:r>
          </w:p>
        </w:tc>
      </w:tr>
      <w:tr w:rsidR="00BC67FF" w:rsidRPr="000B3F58" w14:paraId="7449137C" w14:textId="77777777" w:rsidTr="009310D6">
        <w:trPr>
          <w:trHeight w:val="689"/>
        </w:trPr>
        <w:tc>
          <w:tcPr>
            <w:tcW w:w="776" w:type="dxa"/>
            <w:vAlign w:val="center"/>
          </w:tcPr>
          <w:p w14:paraId="460126E8" w14:textId="3A52EC9F" w:rsidR="00BC67FF" w:rsidRPr="00B93077" w:rsidRDefault="00BC67FF" w:rsidP="009310D6">
            <w:pPr>
              <w:pStyle w:val="NoSpacing"/>
              <w:spacing w:before="120" w:line="360" w:lineRule="auto"/>
              <w:ind w:right="23" w:firstLine="17"/>
              <w:jc w:val="center"/>
              <w:rPr>
                <w:b w:val="0"/>
                <w:sz w:val="26"/>
                <w:szCs w:val="26"/>
              </w:rPr>
            </w:pPr>
            <w:r>
              <w:rPr>
                <w:b w:val="0"/>
                <w:sz w:val="26"/>
                <w:szCs w:val="26"/>
              </w:rPr>
              <w:t>7</w:t>
            </w:r>
          </w:p>
        </w:tc>
        <w:tc>
          <w:tcPr>
            <w:tcW w:w="2835" w:type="dxa"/>
            <w:vAlign w:val="center"/>
          </w:tcPr>
          <w:p w14:paraId="353E7929" w14:textId="19853CD7" w:rsidR="00BC67FF" w:rsidRDefault="00BC67FF" w:rsidP="00372A15">
            <w:pPr>
              <w:pStyle w:val="NoSpacing"/>
              <w:ind w:firstLine="0"/>
            </w:pPr>
            <w:r w:rsidRPr="00372A15">
              <w:rPr>
                <w:b w:val="0"/>
                <w:sz w:val="26"/>
                <w:szCs w:val="26"/>
              </w:rPr>
              <w:t>Hoàn thiện báo cáo, slide thuyết trình và bảo vệ thử.</w:t>
            </w:r>
          </w:p>
        </w:tc>
        <w:tc>
          <w:tcPr>
            <w:tcW w:w="2097" w:type="dxa"/>
            <w:vAlign w:val="center"/>
          </w:tcPr>
          <w:p w14:paraId="38BADC6E" w14:textId="7A33BA1E" w:rsidR="00BC67FF" w:rsidRPr="00B93077" w:rsidRDefault="00372A15" w:rsidP="00372A15">
            <w:pPr>
              <w:pStyle w:val="NoSpacing"/>
              <w:ind w:firstLine="0"/>
              <w:jc w:val="center"/>
              <w:rPr>
                <w:b w:val="0"/>
                <w:sz w:val="26"/>
                <w:szCs w:val="26"/>
              </w:rPr>
            </w:pPr>
            <w:r>
              <w:rPr>
                <w:b w:val="0"/>
                <w:sz w:val="26"/>
                <w:szCs w:val="26"/>
              </w:rPr>
              <w:t>05/2026</w:t>
            </w:r>
          </w:p>
        </w:tc>
        <w:tc>
          <w:tcPr>
            <w:tcW w:w="3402" w:type="dxa"/>
            <w:vAlign w:val="center"/>
          </w:tcPr>
          <w:p w14:paraId="73A74D30" w14:textId="0F649F31" w:rsidR="00BC67FF" w:rsidRPr="00372A15" w:rsidRDefault="00BC67FF" w:rsidP="00372A15">
            <w:pPr>
              <w:pStyle w:val="NoSpacing"/>
              <w:spacing w:before="120" w:line="360" w:lineRule="auto"/>
              <w:ind w:firstLine="17"/>
              <w:rPr>
                <w:b w:val="0"/>
                <w:sz w:val="26"/>
                <w:szCs w:val="26"/>
              </w:rPr>
            </w:pPr>
            <w:r w:rsidRPr="00372A15">
              <w:rPr>
                <w:b w:val="0"/>
                <w:sz w:val="26"/>
                <w:szCs w:val="26"/>
              </w:rPr>
              <w:t>Báo cáo hoàn chỉnh, sẵn sàng bảo vệ.</w:t>
            </w:r>
          </w:p>
        </w:tc>
      </w:tr>
    </w:tbl>
    <w:p w14:paraId="4BE9934D" w14:textId="77777777" w:rsidR="00831622" w:rsidRPr="000B3F58" w:rsidRDefault="00831622" w:rsidP="00831622">
      <w:pPr>
        <w:pStyle w:val="ListParagraph"/>
        <w:jc w:val="both"/>
        <w:rPr>
          <w:b/>
        </w:rPr>
      </w:pPr>
    </w:p>
    <w:p w14:paraId="5AC4C7F7" w14:textId="08692B20" w:rsidR="005D1FA3" w:rsidRDefault="005D1FA3">
      <w:pPr>
        <w:rPr>
          <w:b/>
        </w:rPr>
      </w:pPr>
      <w:r>
        <w:rPr>
          <w:b/>
        </w:rPr>
        <w:br w:type="page"/>
      </w:r>
    </w:p>
    <w:p w14:paraId="45A815C9" w14:textId="77777777" w:rsidR="00831622" w:rsidRPr="000B3F58" w:rsidRDefault="00831622" w:rsidP="00831622">
      <w:pPr>
        <w:pStyle w:val="ListParagraph"/>
        <w:ind w:left="1890"/>
        <w:jc w:val="both"/>
        <w:rPr>
          <w:b/>
        </w:rPr>
      </w:pPr>
    </w:p>
    <w:p w14:paraId="4A382426" w14:textId="38E71F45" w:rsidR="00831622" w:rsidRPr="000B3F58" w:rsidRDefault="00831622" w:rsidP="00831622">
      <w:pPr>
        <w:tabs>
          <w:tab w:val="center" w:pos="6600"/>
        </w:tabs>
        <w:spacing w:after="0" w:line="240" w:lineRule="auto"/>
        <w:jc w:val="both"/>
        <w:rPr>
          <w:b/>
          <w:szCs w:val="26"/>
        </w:rPr>
      </w:pPr>
      <w:r w:rsidRPr="000B3F58">
        <w:rPr>
          <w:b/>
          <w:szCs w:val="26"/>
        </w:rPr>
        <w:tab/>
      </w:r>
      <w:r w:rsidR="006C5E5B">
        <w:rPr>
          <w:b/>
          <w:szCs w:val="26"/>
        </w:rPr>
        <w:t>Gia Lai</w:t>
      </w:r>
      <w:r w:rsidRPr="000B3F58">
        <w:rPr>
          <w:b/>
          <w:szCs w:val="26"/>
        </w:rPr>
        <w:t>,</w:t>
      </w:r>
      <w:r w:rsidR="00541931">
        <w:rPr>
          <w:b/>
          <w:szCs w:val="26"/>
        </w:rPr>
        <w:t xml:space="preserve"> </w:t>
      </w:r>
      <w:r w:rsidRPr="000B3F58">
        <w:rPr>
          <w:b/>
          <w:szCs w:val="26"/>
        </w:rPr>
        <w:t xml:space="preserve"> </w:t>
      </w:r>
      <w:r w:rsidRPr="000B3F58">
        <w:rPr>
          <w:b/>
          <w:i/>
          <w:szCs w:val="26"/>
        </w:rPr>
        <w:t xml:space="preserve">ngày </w:t>
      </w:r>
      <w:r w:rsidR="006C5E5B">
        <w:rPr>
          <w:b/>
          <w:i/>
          <w:szCs w:val="26"/>
        </w:rPr>
        <w:t>19</w:t>
      </w:r>
      <w:r w:rsidRPr="000B3F58">
        <w:rPr>
          <w:b/>
          <w:i/>
          <w:szCs w:val="26"/>
        </w:rPr>
        <w:t xml:space="preserve"> tháng </w:t>
      </w:r>
      <w:r w:rsidR="006C5E5B">
        <w:rPr>
          <w:b/>
          <w:i/>
          <w:szCs w:val="26"/>
        </w:rPr>
        <w:t>11</w:t>
      </w:r>
      <w:r w:rsidRPr="000B3F58">
        <w:rPr>
          <w:b/>
          <w:i/>
          <w:szCs w:val="26"/>
        </w:rPr>
        <w:t xml:space="preserve"> năm </w:t>
      </w:r>
      <w:r w:rsidR="006C5E5B">
        <w:rPr>
          <w:b/>
          <w:i/>
          <w:szCs w:val="26"/>
        </w:rPr>
        <w:t>2025</w:t>
      </w:r>
    </w:p>
    <w:p w14:paraId="66CFA257" w14:textId="77777777" w:rsidR="00831622" w:rsidRPr="000B3F58" w:rsidRDefault="00831622" w:rsidP="00831622">
      <w:pPr>
        <w:tabs>
          <w:tab w:val="center" w:pos="6600"/>
        </w:tabs>
        <w:spacing w:after="0" w:line="240" w:lineRule="auto"/>
        <w:jc w:val="both"/>
        <w:rPr>
          <w:b/>
          <w:szCs w:val="26"/>
        </w:rPr>
      </w:pPr>
      <w:r w:rsidRPr="000B3F58">
        <w:rPr>
          <w:b/>
          <w:szCs w:val="26"/>
        </w:rPr>
        <w:tab/>
        <w:t>SINH VIÊN THỰC HIỆN</w:t>
      </w:r>
    </w:p>
    <w:p w14:paraId="4693C9F5" w14:textId="77777777" w:rsidR="00831622" w:rsidRPr="000B3F58" w:rsidRDefault="00831622" w:rsidP="00831622">
      <w:pPr>
        <w:tabs>
          <w:tab w:val="center" w:pos="6600"/>
        </w:tabs>
        <w:spacing w:after="0" w:line="240" w:lineRule="auto"/>
        <w:jc w:val="both"/>
        <w:rPr>
          <w:b/>
          <w:szCs w:val="26"/>
        </w:rPr>
      </w:pPr>
      <w:r w:rsidRPr="000B3F58">
        <w:rPr>
          <w:b/>
          <w:szCs w:val="26"/>
        </w:rPr>
        <w:tab/>
        <w:t>(</w:t>
      </w:r>
      <w:r w:rsidRPr="000B3F58">
        <w:rPr>
          <w:b/>
          <w:i/>
          <w:szCs w:val="26"/>
        </w:rPr>
        <w:t>Ký và ghi rõ họ tê</w:t>
      </w:r>
      <w:r w:rsidRPr="000B3F58">
        <w:rPr>
          <w:b/>
          <w:szCs w:val="26"/>
        </w:rPr>
        <w:t>n)</w:t>
      </w:r>
    </w:p>
    <w:p w14:paraId="2EB79A7D" w14:textId="77777777" w:rsidR="00831622" w:rsidRPr="000B3F58" w:rsidRDefault="00831622" w:rsidP="00831622">
      <w:pPr>
        <w:spacing w:after="0" w:line="240" w:lineRule="auto"/>
        <w:jc w:val="center"/>
        <w:rPr>
          <w:b/>
          <w:szCs w:val="26"/>
        </w:rPr>
      </w:pPr>
    </w:p>
    <w:p w14:paraId="54AE891F" w14:textId="79AD6246" w:rsidR="00831622" w:rsidRDefault="00B2270D" w:rsidP="00831622">
      <w:pPr>
        <w:spacing w:after="0" w:line="240" w:lineRule="auto"/>
        <w:jc w:val="center"/>
        <w:rPr>
          <w:b/>
          <w:szCs w:val="26"/>
        </w:rPr>
      </w:pPr>
      <w:r>
        <w:rPr>
          <w:b/>
          <w:szCs w:val="26"/>
        </w:rPr>
        <w:tab/>
      </w:r>
      <w:r>
        <w:rPr>
          <w:b/>
          <w:szCs w:val="26"/>
        </w:rPr>
        <w:tab/>
      </w:r>
      <w:r>
        <w:rPr>
          <w:b/>
          <w:szCs w:val="26"/>
        </w:rPr>
        <w:tab/>
      </w:r>
      <w:r>
        <w:rPr>
          <w:b/>
          <w:szCs w:val="26"/>
        </w:rPr>
        <w:tab/>
      </w:r>
      <w:r>
        <w:rPr>
          <w:b/>
          <w:szCs w:val="26"/>
        </w:rPr>
        <w:tab/>
      </w:r>
    </w:p>
    <w:p w14:paraId="0633A5B0" w14:textId="77777777" w:rsidR="00B2270D" w:rsidRDefault="00B2270D" w:rsidP="00831622">
      <w:pPr>
        <w:spacing w:after="0" w:line="240" w:lineRule="auto"/>
        <w:jc w:val="center"/>
        <w:rPr>
          <w:b/>
          <w:szCs w:val="26"/>
        </w:rPr>
      </w:pPr>
    </w:p>
    <w:p w14:paraId="2E9B94D8" w14:textId="45394DFE" w:rsidR="00E379B7" w:rsidRPr="000B3F58" w:rsidRDefault="00B2270D" w:rsidP="00831622">
      <w:pPr>
        <w:spacing w:after="0" w:line="240" w:lineRule="auto"/>
        <w:jc w:val="center"/>
        <w:rPr>
          <w:b/>
          <w:szCs w:val="26"/>
        </w:rPr>
      </w:pPr>
      <w:r>
        <w:rPr>
          <w:b/>
          <w:szCs w:val="26"/>
        </w:rPr>
        <w:tab/>
      </w:r>
      <w:r>
        <w:rPr>
          <w:b/>
          <w:szCs w:val="26"/>
        </w:rPr>
        <w:tab/>
      </w:r>
      <w:r>
        <w:rPr>
          <w:b/>
          <w:szCs w:val="26"/>
        </w:rPr>
        <w:tab/>
      </w:r>
      <w:r>
        <w:rPr>
          <w:b/>
          <w:szCs w:val="26"/>
        </w:rPr>
        <w:tab/>
      </w:r>
      <w:r>
        <w:rPr>
          <w:b/>
          <w:szCs w:val="26"/>
        </w:rPr>
        <w:tab/>
      </w:r>
      <w:r w:rsidR="00D34B9A">
        <w:rPr>
          <w:b/>
          <w:szCs w:val="26"/>
        </w:rPr>
        <w:t>La Đại Lộc</w:t>
      </w:r>
    </w:p>
    <w:p w14:paraId="46CF50B0" w14:textId="72A8C429" w:rsidR="00831622" w:rsidRDefault="00831622" w:rsidP="00831622">
      <w:pPr>
        <w:spacing w:after="0" w:line="240" w:lineRule="auto"/>
        <w:jc w:val="center"/>
        <w:rPr>
          <w:b/>
          <w:szCs w:val="26"/>
        </w:rPr>
      </w:pPr>
    </w:p>
    <w:p w14:paraId="4F7A3EF2" w14:textId="77777777" w:rsidR="00E379B7" w:rsidRPr="000B3F58" w:rsidRDefault="00E379B7" w:rsidP="00831622">
      <w:pPr>
        <w:spacing w:after="0" w:line="240" w:lineRule="auto"/>
        <w:jc w:val="center"/>
        <w:rPr>
          <w:b/>
          <w:szCs w:val="26"/>
        </w:rPr>
      </w:pPr>
      <w:bookmarkStart w:id="12" w:name="_GoBack"/>
      <w:bookmarkEnd w:id="12"/>
    </w:p>
    <w:p w14:paraId="1A575565" w14:textId="77777777" w:rsidR="00831622" w:rsidRPr="000B3F58" w:rsidRDefault="00831622" w:rsidP="00831622">
      <w:pPr>
        <w:spacing w:after="0" w:line="240" w:lineRule="auto"/>
        <w:jc w:val="center"/>
        <w:rPr>
          <w:b/>
          <w:szCs w:val="26"/>
        </w:rPr>
      </w:pPr>
    </w:p>
    <w:p w14:paraId="2373B4EC" w14:textId="1D9E9016" w:rsidR="00831622" w:rsidRPr="000B3F58" w:rsidRDefault="00831622" w:rsidP="00831622">
      <w:pPr>
        <w:tabs>
          <w:tab w:val="center" w:pos="6600"/>
        </w:tabs>
        <w:spacing w:after="0" w:line="240" w:lineRule="auto"/>
        <w:jc w:val="both"/>
        <w:rPr>
          <w:b/>
          <w:szCs w:val="26"/>
        </w:rPr>
      </w:pPr>
      <w:r w:rsidRPr="000B3F58">
        <w:rPr>
          <w:b/>
          <w:szCs w:val="26"/>
        </w:rPr>
        <w:tab/>
      </w:r>
      <w:r w:rsidR="005E1AE4">
        <w:rPr>
          <w:b/>
          <w:szCs w:val="26"/>
        </w:rPr>
        <w:t>Gia Lai</w:t>
      </w:r>
      <w:r w:rsidRPr="000B3F58">
        <w:rPr>
          <w:b/>
          <w:szCs w:val="26"/>
        </w:rPr>
        <w:t xml:space="preserve">, </w:t>
      </w:r>
      <w:r w:rsidRPr="000B3F58">
        <w:rPr>
          <w:b/>
          <w:i/>
          <w:szCs w:val="26"/>
        </w:rPr>
        <w:t xml:space="preserve">ngày </w:t>
      </w:r>
      <w:r w:rsidR="005E1AE4">
        <w:rPr>
          <w:b/>
          <w:i/>
          <w:szCs w:val="26"/>
        </w:rPr>
        <w:t>19</w:t>
      </w:r>
      <w:r w:rsidRPr="000B3F58">
        <w:rPr>
          <w:b/>
          <w:i/>
          <w:szCs w:val="26"/>
        </w:rPr>
        <w:t xml:space="preserve"> tháng </w:t>
      </w:r>
      <w:r w:rsidR="005E1AE4">
        <w:rPr>
          <w:b/>
          <w:i/>
          <w:szCs w:val="26"/>
        </w:rPr>
        <w:t>11</w:t>
      </w:r>
      <w:r w:rsidRPr="000B3F58">
        <w:rPr>
          <w:b/>
          <w:i/>
          <w:szCs w:val="26"/>
        </w:rPr>
        <w:t xml:space="preserve"> năm </w:t>
      </w:r>
      <w:r w:rsidR="005E1AE4">
        <w:rPr>
          <w:b/>
          <w:i/>
          <w:szCs w:val="26"/>
        </w:rPr>
        <w:t>2025</w:t>
      </w:r>
    </w:p>
    <w:p w14:paraId="28F0822D" w14:textId="77777777" w:rsidR="00831622" w:rsidRPr="000B3F58" w:rsidRDefault="00831622" w:rsidP="00831622">
      <w:pPr>
        <w:tabs>
          <w:tab w:val="center" w:pos="6600"/>
        </w:tabs>
        <w:spacing w:after="0" w:line="240" w:lineRule="auto"/>
        <w:jc w:val="both"/>
        <w:rPr>
          <w:b/>
          <w:szCs w:val="26"/>
        </w:rPr>
      </w:pPr>
      <w:r w:rsidRPr="000B3F58">
        <w:rPr>
          <w:b/>
          <w:szCs w:val="26"/>
        </w:rPr>
        <w:t>XÁC NHẬN CỦA KHOA</w:t>
      </w:r>
      <w:r w:rsidRPr="000B3F58">
        <w:rPr>
          <w:b/>
          <w:szCs w:val="26"/>
        </w:rPr>
        <w:tab/>
        <w:t>NGƯỜI HƯỚNG DẪN</w:t>
      </w:r>
    </w:p>
    <w:p w14:paraId="2DBEB3EB" w14:textId="77777777" w:rsidR="00831622" w:rsidRPr="000B3F58" w:rsidRDefault="00831622" w:rsidP="00831622">
      <w:pPr>
        <w:tabs>
          <w:tab w:val="center" w:pos="6600"/>
        </w:tabs>
        <w:spacing w:after="0" w:line="240" w:lineRule="auto"/>
        <w:jc w:val="both"/>
        <w:rPr>
          <w:b/>
          <w:szCs w:val="26"/>
        </w:rPr>
      </w:pPr>
      <w:r w:rsidRPr="000B3F58">
        <w:rPr>
          <w:b/>
          <w:szCs w:val="26"/>
        </w:rPr>
        <w:tab/>
        <w:t>(</w:t>
      </w:r>
      <w:r w:rsidRPr="000B3F58">
        <w:rPr>
          <w:b/>
          <w:i/>
          <w:szCs w:val="26"/>
        </w:rPr>
        <w:t>Ký và ghi rõ họ tên</w:t>
      </w:r>
      <w:r w:rsidRPr="000B3F58">
        <w:rPr>
          <w:b/>
          <w:szCs w:val="26"/>
        </w:rPr>
        <w:t>)</w:t>
      </w:r>
    </w:p>
    <w:p w14:paraId="0809015C" w14:textId="6F3E5053" w:rsidR="00831622" w:rsidRPr="000B3F58" w:rsidRDefault="00831622" w:rsidP="00831622">
      <w:pPr>
        <w:rPr>
          <w:b/>
          <w:bCs/>
        </w:rPr>
      </w:pPr>
    </w:p>
    <w:p w14:paraId="32E02C51" w14:textId="05F569B9" w:rsidR="00500188" w:rsidRDefault="00500188">
      <w:pPr>
        <w:rPr>
          <w:b/>
        </w:rPr>
      </w:pPr>
    </w:p>
    <w:p w14:paraId="0B84FF53" w14:textId="77777777" w:rsidR="008600C5" w:rsidRDefault="008600C5" w:rsidP="008600C5">
      <w:pPr>
        <w:jc w:val="center"/>
        <w:rPr>
          <w:b/>
        </w:rPr>
      </w:pPr>
      <w:r>
        <w:rPr>
          <w:b/>
        </w:rPr>
        <w:t xml:space="preserve">                                                  </w:t>
      </w:r>
    </w:p>
    <w:p w14:paraId="1CCFAF9C" w14:textId="6B684351" w:rsidR="008600C5" w:rsidRPr="008600C5" w:rsidRDefault="008600C5" w:rsidP="008600C5">
      <w:pPr>
        <w:jc w:val="center"/>
        <w:rPr>
          <w:b/>
          <w:sz w:val="28"/>
        </w:rPr>
      </w:pPr>
      <w:r w:rsidRPr="008600C5">
        <w:rPr>
          <w:b/>
          <w:sz w:val="28"/>
        </w:rPr>
        <w:t xml:space="preserve">                                                       TS. </w:t>
      </w:r>
      <w:r w:rsidR="00544391">
        <w:rPr>
          <w:b/>
          <w:sz w:val="28"/>
        </w:rPr>
        <w:t>Nguyễn Thanh B</w:t>
      </w:r>
      <w:r w:rsidR="00A8318C">
        <w:rPr>
          <w:b/>
          <w:sz w:val="28"/>
        </w:rPr>
        <w:t>ình</w:t>
      </w:r>
    </w:p>
    <w:sectPr w:rsidR="008600C5" w:rsidRPr="008600C5" w:rsidSect="004728EA">
      <w:footerReference w:type="default" r:id="rId10"/>
      <w:pgSz w:w="12240" w:h="15840" w:code="1"/>
      <w:pgMar w:top="1138" w:right="850" w:bottom="1138" w:left="169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76A6B4" w14:textId="77777777" w:rsidR="00DE37DA" w:rsidRDefault="00DE37DA">
      <w:pPr>
        <w:spacing w:after="0" w:line="240" w:lineRule="auto"/>
      </w:pPr>
      <w:r>
        <w:separator/>
      </w:r>
    </w:p>
  </w:endnote>
  <w:endnote w:type="continuationSeparator" w:id="0">
    <w:p w14:paraId="6F91C12C" w14:textId="77777777" w:rsidR="00DE37DA" w:rsidRDefault="00DE3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Tahoma">
    <w:panose1 w:val="020B0604030504040204"/>
    <w:charset w:val="A3"/>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84879022"/>
      <w:docPartObj>
        <w:docPartGallery w:val="Page Numbers (Bottom of Page)"/>
        <w:docPartUnique/>
      </w:docPartObj>
    </w:sdtPr>
    <w:sdtEndPr>
      <w:rPr>
        <w:noProof/>
      </w:rPr>
    </w:sdtEndPr>
    <w:sdtContent>
      <w:p w14:paraId="247ACE4A" w14:textId="0AEB60CD" w:rsidR="004728EA" w:rsidRDefault="004728EA">
        <w:pPr>
          <w:pStyle w:val="Footer"/>
          <w:jc w:val="center"/>
        </w:pPr>
        <w:r>
          <w:fldChar w:fldCharType="begin"/>
        </w:r>
        <w:r>
          <w:instrText xml:space="preserve"> PAGE   \* MERGEFORMAT </w:instrText>
        </w:r>
        <w:r>
          <w:fldChar w:fldCharType="separate"/>
        </w:r>
        <w:r w:rsidR="001165E6">
          <w:rPr>
            <w:noProof/>
          </w:rPr>
          <w:t>7</w:t>
        </w:r>
        <w:r>
          <w:rPr>
            <w:noProof/>
          </w:rPr>
          <w:fldChar w:fldCharType="end"/>
        </w:r>
      </w:p>
    </w:sdtContent>
  </w:sdt>
  <w:p w14:paraId="1648C60D" w14:textId="77777777" w:rsidR="004728EA" w:rsidRDefault="004728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AFDF1D" w14:textId="77777777" w:rsidR="00DE37DA" w:rsidRDefault="00DE37DA">
      <w:pPr>
        <w:spacing w:after="0" w:line="240" w:lineRule="auto"/>
      </w:pPr>
      <w:r>
        <w:separator/>
      </w:r>
    </w:p>
  </w:footnote>
  <w:footnote w:type="continuationSeparator" w:id="0">
    <w:p w14:paraId="4581D2F6" w14:textId="77777777" w:rsidR="00DE37DA" w:rsidRDefault="00DE37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67EEC"/>
    <w:multiLevelType w:val="hybridMultilevel"/>
    <w:tmpl w:val="E9587542"/>
    <w:lvl w:ilvl="0" w:tplc="5A92232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DD4CD9"/>
    <w:multiLevelType w:val="multilevel"/>
    <w:tmpl w:val="D22EB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93AFE"/>
    <w:multiLevelType w:val="multilevel"/>
    <w:tmpl w:val="DA8E2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11891"/>
    <w:multiLevelType w:val="hybridMultilevel"/>
    <w:tmpl w:val="6E7033E8"/>
    <w:lvl w:ilvl="0" w:tplc="408CA8DA">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 w15:restartNumberingAfterBreak="0">
    <w:nsid w:val="1B885EAA"/>
    <w:multiLevelType w:val="multilevel"/>
    <w:tmpl w:val="F54AC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11483"/>
    <w:multiLevelType w:val="multilevel"/>
    <w:tmpl w:val="4868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317FB"/>
    <w:multiLevelType w:val="multilevel"/>
    <w:tmpl w:val="79BCC334"/>
    <w:lvl w:ilvl="0">
      <w:start w:val="1"/>
      <w:numFmt w:val="decimal"/>
      <w:lvlText w:val="%1."/>
      <w:lvlJc w:val="left"/>
      <w:pPr>
        <w:ind w:left="390" w:hanging="390"/>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2E9F4ACE"/>
    <w:multiLevelType w:val="hybridMultilevel"/>
    <w:tmpl w:val="FFE21D4C"/>
    <w:lvl w:ilvl="0" w:tplc="703AC416">
      <w:start w:val="1"/>
      <w:numFmt w:val="decimal"/>
      <w:suff w:val="space"/>
      <w:lvlText w:val="%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EEE0F6E"/>
    <w:multiLevelType w:val="hybridMultilevel"/>
    <w:tmpl w:val="358EF08C"/>
    <w:lvl w:ilvl="0" w:tplc="5FA806E0">
      <w:start w:val="1"/>
      <w:numFmt w:val="decimal"/>
      <w:suff w:val="spa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FDA05E0"/>
    <w:multiLevelType w:val="hybridMultilevel"/>
    <w:tmpl w:val="E594F24C"/>
    <w:lvl w:ilvl="0" w:tplc="615A1856">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1D0317C"/>
    <w:multiLevelType w:val="hybridMultilevel"/>
    <w:tmpl w:val="6A04B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634977"/>
    <w:multiLevelType w:val="multilevel"/>
    <w:tmpl w:val="5EE03BA2"/>
    <w:lvl w:ilvl="0">
      <w:start w:val="1"/>
      <w:numFmt w:val="upperRoman"/>
      <w:suff w:val="space"/>
      <w:lvlText w:val="%1."/>
      <w:lvlJc w:val="right"/>
      <w:pPr>
        <w:ind w:left="720" w:hanging="360"/>
      </w:pPr>
      <w:rPr>
        <w:rFonts w:hint="default"/>
        <w:sz w:val="32"/>
      </w:rPr>
    </w:lvl>
    <w:lvl w:ilvl="1">
      <w:start w:val="1"/>
      <w:numFmt w:val="decimal"/>
      <w:isLgl/>
      <w:suff w:val="space"/>
      <w:lvlText w:val="%1.%2."/>
      <w:lvlJc w:val="left"/>
      <w:pPr>
        <w:ind w:left="1429" w:hanging="720"/>
      </w:pPr>
      <w:rPr>
        <w:rFonts w:hint="default"/>
      </w:rPr>
    </w:lvl>
    <w:lvl w:ilvl="2">
      <w:start w:val="1"/>
      <w:numFmt w:val="decimal"/>
      <w:isLgl/>
      <w:suff w:val="space"/>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12" w15:restartNumberingAfterBreak="0">
    <w:nsid w:val="4BE13DBE"/>
    <w:multiLevelType w:val="hybridMultilevel"/>
    <w:tmpl w:val="CEC01004"/>
    <w:lvl w:ilvl="0" w:tplc="5A92232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971F1C"/>
    <w:multiLevelType w:val="hybridMultilevel"/>
    <w:tmpl w:val="FF3E7A62"/>
    <w:lvl w:ilvl="0" w:tplc="5A92232C">
      <w:start w:val="1"/>
      <w:numFmt w:val="bullet"/>
      <w:lvlText w:val=""/>
      <w:lvlJc w:val="left"/>
      <w:pPr>
        <w:ind w:left="720" w:hanging="360"/>
      </w:pPr>
      <w:rPr>
        <w:rFonts w:ascii="Symbol" w:hAnsi="Symbol" w:hint="default"/>
      </w:rPr>
    </w:lvl>
    <w:lvl w:ilvl="1" w:tplc="91B43010">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720274C"/>
    <w:multiLevelType w:val="hybridMultilevel"/>
    <w:tmpl w:val="8F4A89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8E3544B"/>
    <w:multiLevelType w:val="hybridMultilevel"/>
    <w:tmpl w:val="0B96E7F4"/>
    <w:lvl w:ilvl="0" w:tplc="408CA8DA">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6" w15:restartNumberingAfterBreak="0">
    <w:nsid w:val="665352F4"/>
    <w:multiLevelType w:val="hybridMultilevel"/>
    <w:tmpl w:val="5ADAE7C2"/>
    <w:lvl w:ilvl="0" w:tplc="936C026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7A16B75"/>
    <w:multiLevelType w:val="hybridMultilevel"/>
    <w:tmpl w:val="C5A011C0"/>
    <w:lvl w:ilvl="0" w:tplc="F0080A76">
      <w:start w:val="1"/>
      <w:numFmt w:val="decimal"/>
      <w:suff w:val="space"/>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DC43BCA"/>
    <w:multiLevelType w:val="multilevel"/>
    <w:tmpl w:val="F156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9E3128"/>
    <w:multiLevelType w:val="multilevel"/>
    <w:tmpl w:val="1FE8643E"/>
    <w:lvl w:ilvl="0">
      <w:start w:val="1"/>
      <w:numFmt w:val="decimal"/>
      <w:suff w:val="space"/>
      <w:lvlText w:val="%1."/>
      <w:lvlJc w:val="left"/>
      <w:pPr>
        <w:ind w:left="720" w:hanging="360"/>
      </w:pPr>
      <w:rPr>
        <w:rFonts w:hint="default"/>
        <w:sz w:val="28"/>
      </w:rPr>
    </w:lvl>
    <w:lvl w:ilvl="1">
      <w:start w:val="1"/>
      <w:numFmt w:val="decimal"/>
      <w:isLgl/>
      <w:suff w:val="space"/>
      <w:lvlText w:val="%1.%2."/>
      <w:lvlJc w:val="left"/>
      <w:pPr>
        <w:ind w:left="1110" w:hanging="72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50" w:hanging="1440"/>
      </w:pPr>
      <w:rPr>
        <w:rFonts w:hint="default"/>
      </w:rPr>
    </w:lvl>
    <w:lvl w:ilvl="6">
      <w:start w:val="1"/>
      <w:numFmt w:val="decimal"/>
      <w:isLgl/>
      <w:lvlText w:val="%1.%2.%3.%4.%5.%6.%7."/>
      <w:lvlJc w:val="left"/>
      <w:pPr>
        <w:ind w:left="1980" w:hanging="1440"/>
      </w:pPr>
      <w:rPr>
        <w:rFonts w:hint="default"/>
      </w:rPr>
    </w:lvl>
    <w:lvl w:ilvl="7">
      <w:start w:val="1"/>
      <w:numFmt w:val="decimal"/>
      <w:isLgl/>
      <w:lvlText w:val="%1.%2.%3.%4.%5.%6.%7.%8."/>
      <w:lvlJc w:val="left"/>
      <w:pPr>
        <w:ind w:left="2370" w:hanging="1800"/>
      </w:pPr>
      <w:rPr>
        <w:rFonts w:hint="default"/>
      </w:rPr>
    </w:lvl>
    <w:lvl w:ilvl="8">
      <w:start w:val="1"/>
      <w:numFmt w:val="decimal"/>
      <w:isLgl/>
      <w:lvlText w:val="%1.%2.%3.%4.%5.%6.%7.%8.%9."/>
      <w:lvlJc w:val="left"/>
      <w:pPr>
        <w:ind w:left="2400" w:hanging="1800"/>
      </w:pPr>
      <w:rPr>
        <w:rFonts w:hint="default"/>
      </w:rPr>
    </w:lvl>
  </w:abstractNum>
  <w:abstractNum w:abstractNumId="20" w15:restartNumberingAfterBreak="0">
    <w:nsid w:val="713136D7"/>
    <w:multiLevelType w:val="hybridMultilevel"/>
    <w:tmpl w:val="CDFCF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203165"/>
    <w:multiLevelType w:val="multilevel"/>
    <w:tmpl w:val="650A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FE0DC2"/>
    <w:multiLevelType w:val="multilevel"/>
    <w:tmpl w:val="FBDA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B03F0B"/>
    <w:multiLevelType w:val="hybridMultilevel"/>
    <w:tmpl w:val="858E0B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6EE5A8E"/>
    <w:multiLevelType w:val="multilevel"/>
    <w:tmpl w:val="86F0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2A176B"/>
    <w:multiLevelType w:val="multilevel"/>
    <w:tmpl w:val="0D08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DC222B"/>
    <w:multiLevelType w:val="multilevel"/>
    <w:tmpl w:val="FC1A1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15"/>
  </w:num>
  <w:num w:numId="4">
    <w:abstractNumId w:val="19"/>
  </w:num>
  <w:num w:numId="5">
    <w:abstractNumId w:val="3"/>
  </w:num>
  <w:num w:numId="6">
    <w:abstractNumId w:val="9"/>
  </w:num>
  <w:num w:numId="7">
    <w:abstractNumId w:val="16"/>
  </w:num>
  <w:num w:numId="8">
    <w:abstractNumId w:val="17"/>
  </w:num>
  <w:num w:numId="9">
    <w:abstractNumId w:val="14"/>
  </w:num>
  <w:num w:numId="10">
    <w:abstractNumId w:val="23"/>
  </w:num>
  <w:num w:numId="11">
    <w:abstractNumId w:val="0"/>
  </w:num>
  <w:num w:numId="12">
    <w:abstractNumId w:val="12"/>
  </w:num>
  <w:num w:numId="13">
    <w:abstractNumId w:val="6"/>
  </w:num>
  <w:num w:numId="14">
    <w:abstractNumId w:val="13"/>
  </w:num>
  <w:num w:numId="15">
    <w:abstractNumId w:val="8"/>
  </w:num>
  <w:num w:numId="16">
    <w:abstractNumId w:val="25"/>
  </w:num>
  <w:num w:numId="17">
    <w:abstractNumId w:val="26"/>
  </w:num>
  <w:num w:numId="18">
    <w:abstractNumId w:val="2"/>
  </w:num>
  <w:num w:numId="19">
    <w:abstractNumId w:val="10"/>
  </w:num>
  <w:num w:numId="20">
    <w:abstractNumId w:val="4"/>
  </w:num>
  <w:num w:numId="21">
    <w:abstractNumId w:val="22"/>
  </w:num>
  <w:num w:numId="22">
    <w:abstractNumId w:val="21"/>
  </w:num>
  <w:num w:numId="23">
    <w:abstractNumId w:val="1"/>
  </w:num>
  <w:num w:numId="24">
    <w:abstractNumId w:val="24"/>
  </w:num>
  <w:num w:numId="25">
    <w:abstractNumId w:val="18"/>
  </w:num>
  <w:num w:numId="26">
    <w:abstractNumId w:val="5"/>
  </w:num>
  <w:num w:numId="27">
    <w:abstractNumId w:val="2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oai">
    <w15:presenceInfo w15:providerId="Windows Live" w15:userId="a249d7a3297a01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1622"/>
    <w:rsid w:val="00016D8B"/>
    <w:rsid w:val="0004714C"/>
    <w:rsid w:val="00085200"/>
    <w:rsid w:val="000860AA"/>
    <w:rsid w:val="000B234C"/>
    <w:rsid w:val="000B3F58"/>
    <w:rsid w:val="000F0FC4"/>
    <w:rsid w:val="001165E6"/>
    <w:rsid w:val="00170A2F"/>
    <w:rsid w:val="0017549F"/>
    <w:rsid w:val="001A4334"/>
    <w:rsid w:val="001A7E58"/>
    <w:rsid w:val="001B6DA5"/>
    <w:rsid w:val="001C6012"/>
    <w:rsid w:val="001E2975"/>
    <w:rsid w:val="001E7B17"/>
    <w:rsid w:val="001F1017"/>
    <w:rsid w:val="001F1F06"/>
    <w:rsid w:val="00231515"/>
    <w:rsid w:val="0023562B"/>
    <w:rsid w:val="002564B7"/>
    <w:rsid w:val="0026287D"/>
    <w:rsid w:val="002D61C3"/>
    <w:rsid w:val="00314CF4"/>
    <w:rsid w:val="00336663"/>
    <w:rsid w:val="00351B1B"/>
    <w:rsid w:val="00372A15"/>
    <w:rsid w:val="00382076"/>
    <w:rsid w:val="00382DF6"/>
    <w:rsid w:val="0038328E"/>
    <w:rsid w:val="0039224D"/>
    <w:rsid w:val="003B0B61"/>
    <w:rsid w:val="003B2CAA"/>
    <w:rsid w:val="003C22FC"/>
    <w:rsid w:val="003D3870"/>
    <w:rsid w:val="003D5C8F"/>
    <w:rsid w:val="003F4910"/>
    <w:rsid w:val="003F526B"/>
    <w:rsid w:val="0044551B"/>
    <w:rsid w:val="004728EA"/>
    <w:rsid w:val="004A0A8D"/>
    <w:rsid w:val="004A3EBF"/>
    <w:rsid w:val="004A7A29"/>
    <w:rsid w:val="004B48CE"/>
    <w:rsid w:val="004B6326"/>
    <w:rsid w:val="00500188"/>
    <w:rsid w:val="00515785"/>
    <w:rsid w:val="00520A87"/>
    <w:rsid w:val="00541931"/>
    <w:rsid w:val="00544391"/>
    <w:rsid w:val="00553DA4"/>
    <w:rsid w:val="00592D57"/>
    <w:rsid w:val="005D1FA3"/>
    <w:rsid w:val="005D3CE4"/>
    <w:rsid w:val="005E1AE4"/>
    <w:rsid w:val="005E7952"/>
    <w:rsid w:val="006603CE"/>
    <w:rsid w:val="00674D20"/>
    <w:rsid w:val="00675A0F"/>
    <w:rsid w:val="00677C95"/>
    <w:rsid w:val="006C5E5B"/>
    <w:rsid w:val="006F0E3E"/>
    <w:rsid w:val="007147B6"/>
    <w:rsid w:val="00721527"/>
    <w:rsid w:val="00723956"/>
    <w:rsid w:val="00773B3C"/>
    <w:rsid w:val="00780999"/>
    <w:rsid w:val="007A53CA"/>
    <w:rsid w:val="007B5797"/>
    <w:rsid w:val="007C6B77"/>
    <w:rsid w:val="00805B1D"/>
    <w:rsid w:val="00831622"/>
    <w:rsid w:val="00844291"/>
    <w:rsid w:val="008600C5"/>
    <w:rsid w:val="008755D2"/>
    <w:rsid w:val="008D0FF7"/>
    <w:rsid w:val="008E754E"/>
    <w:rsid w:val="008F0805"/>
    <w:rsid w:val="009310D6"/>
    <w:rsid w:val="00955273"/>
    <w:rsid w:val="009B42BC"/>
    <w:rsid w:val="009C19B9"/>
    <w:rsid w:val="009C3940"/>
    <w:rsid w:val="009E4573"/>
    <w:rsid w:val="00A01E85"/>
    <w:rsid w:val="00A109E3"/>
    <w:rsid w:val="00A30C50"/>
    <w:rsid w:val="00A647E4"/>
    <w:rsid w:val="00A65BB6"/>
    <w:rsid w:val="00A8318C"/>
    <w:rsid w:val="00A8737F"/>
    <w:rsid w:val="00A9677D"/>
    <w:rsid w:val="00AB5A71"/>
    <w:rsid w:val="00AD5345"/>
    <w:rsid w:val="00AF6118"/>
    <w:rsid w:val="00B061DC"/>
    <w:rsid w:val="00B2270D"/>
    <w:rsid w:val="00B30791"/>
    <w:rsid w:val="00B36896"/>
    <w:rsid w:val="00B93077"/>
    <w:rsid w:val="00B96629"/>
    <w:rsid w:val="00BC3FCA"/>
    <w:rsid w:val="00BC67FF"/>
    <w:rsid w:val="00C459A0"/>
    <w:rsid w:val="00C66BA2"/>
    <w:rsid w:val="00C70595"/>
    <w:rsid w:val="00C84E10"/>
    <w:rsid w:val="00CB0096"/>
    <w:rsid w:val="00CB2F43"/>
    <w:rsid w:val="00CB7882"/>
    <w:rsid w:val="00CE24A6"/>
    <w:rsid w:val="00CF537D"/>
    <w:rsid w:val="00D34B9A"/>
    <w:rsid w:val="00D47ED0"/>
    <w:rsid w:val="00D67AB7"/>
    <w:rsid w:val="00D71DDB"/>
    <w:rsid w:val="00D814E0"/>
    <w:rsid w:val="00D87D13"/>
    <w:rsid w:val="00DE37DA"/>
    <w:rsid w:val="00DF0232"/>
    <w:rsid w:val="00DF38C6"/>
    <w:rsid w:val="00DF4504"/>
    <w:rsid w:val="00E00A6D"/>
    <w:rsid w:val="00E35237"/>
    <w:rsid w:val="00E379B7"/>
    <w:rsid w:val="00E53719"/>
    <w:rsid w:val="00E71897"/>
    <w:rsid w:val="00E81290"/>
    <w:rsid w:val="00EA684E"/>
    <w:rsid w:val="00EC6C4B"/>
    <w:rsid w:val="00ED68E1"/>
    <w:rsid w:val="00F44AEC"/>
    <w:rsid w:val="00F557A4"/>
    <w:rsid w:val="00F95210"/>
    <w:rsid w:val="00FC0788"/>
    <w:rsid w:val="00FC3DAD"/>
    <w:rsid w:val="00FE490B"/>
    <w:rsid w:val="00FE5A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B3B32"/>
  <w15:docId w15:val="{4048A84B-159A-4B47-8FA0-51A3D974D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162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622"/>
    <w:pPr>
      <w:ind w:left="720"/>
      <w:contextualSpacing/>
    </w:pPr>
  </w:style>
  <w:style w:type="paragraph" w:styleId="NoSpacing">
    <w:name w:val="No Spacing"/>
    <w:link w:val="NoSpacingChar"/>
    <w:uiPriority w:val="1"/>
    <w:qFormat/>
    <w:rsid w:val="00831622"/>
    <w:pPr>
      <w:overflowPunct w:val="0"/>
      <w:autoSpaceDE w:val="0"/>
      <w:autoSpaceDN w:val="0"/>
      <w:adjustRightInd w:val="0"/>
      <w:spacing w:after="0" w:line="240" w:lineRule="auto"/>
      <w:ind w:firstLine="397"/>
      <w:jc w:val="both"/>
      <w:textAlignment w:val="baseline"/>
    </w:pPr>
    <w:rPr>
      <w:rFonts w:eastAsia="Times New Roman"/>
      <w:b/>
      <w:bCs/>
      <w:sz w:val="28"/>
      <w:szCs w:val="44"/>
    </w:rPr>
  </w:style>
  <w:style w:type="character" w:styleId="Hyperlink">
    <w:name w:val="Hyperlink"/>
    <w:basedOn w:val="DefaultParagraphFont"/>
    <w:uiPriority w:val="99"/>
    <w:unhideWhenUsed/>
    <w:rsid w:val="00831622"/>
    <w:rPr>
      <w:color w:val="0000FF" w:themeColor="hyperlink"/>
      <w:u w:val="single"/>
    </w:rPr>
  </w:style>
  <w:style w:type="paragraph" w:styleId="Footer">
    <w:name w:val="footer"/>
    <w:basedOn w:val="Normal"/>
    <w:link w:val="FooterChar"/>
    <w:uiPriority w:val="99"/>
    <w:unhideWhenUsed/>
    <w:rsid w:val="00831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622"/>
  </w:style>
  <w:style w:type="character" w:customStyle="1" w:styleId="NoSpacingChar">
    <w:name w:val="No Spacing Char"/>
    <w:basedOn w:val="DefaultParagraphFont"/>
    <w:link w:val="NoSpacing"/>
    <w:uiPriority w:val="1"/>
    <w:rsid w:val="00831622"/>
    <w:rPr>
      <w:rFonts w:eastAsia="Times New Roman"/>
      <w:b/>
      <w:bCs/>
      <w:sz w:val="28"/>
      <w:szCs w:val="44"/>
    </w:rPr>
  </w:style>
  <w:style w:type="table" w:styleId="TableGrid">
    <w:name w:val="Table Grid"/>
    <w:basedOn w:val="TableNormal"/>
    <w:uiPriority w:val="59"/>
    <w:rsid w:val="00831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D3870"/>
    <w:pPr>
      <w:tabs>
        <w:tab w:val="left" w:pos="440"/>
        <w:tab w:val="right" w:leader="dot" w:pos="9681"/>
      </w:tabs>
      <w:spacing w:after="100"/>
    </w:pPr>
  </w:style>
  <w:style w:type="paragraph" w:styleId="TOC2">
    <w:name w:val="toc 2"/>
    <w:basedOn w:val="Normal"/>
    <w:next w:val="Normal"/>
    <w:autoRedefine/>
    <w:uiPriority w:val="39"/>
    <w:unhideWhenUsed/>
    <w:rsid w:val="00831622"/>
    <w:pPr>
      <w:spacing w:after="100"/>
      <w:ind w:left="260"/>
    </w:pPr>
  </w:style>
  <w:style w:type="paragraph" w:styleId="BalloonText">
    <w:name w:val="Balloon Text"/>
    <w:basedOn w:val="Normal"/>
    <w:link w:val="BalloonTextChar"/>
    <w:uiPriority w:val="99"/>
    <w:semiHidden/>
    <w:unhideWhenUsed/>
    <w:rsid w:val="00C84E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E10"/>
    <w:rPr>
      <w:rFonts w:ascii="Tahoma" w:hAnsi="Tahoma" w:cs="Tahoma"/>
      <w:sz w:val="16"/>
      <w:szCs w:val="16"/>
    </w:rPr>
  </w:style>
  <w:style w:type="paragraph" w:styleId="Revision">
    <w:name w:val="Revision"/>
    <w:hidden/>
    <w:uiPriority w:val="99"/>
    <w:semiHidden/>
    <w:rsid w:val="00FE5AF9"/>
    <w:pPr>
      <w:spacing w:after="0" w:line="240" w:lineRule="auto"/>
    </w:pPr>
  </w:style>
  <w:style w:type="character" w:customStyle="1" w:styleId="text">
    <w:name w:val="text"/>
    <w:basedOn w:val="DefaultParagraphFont"/>
    <w:rsid w:val="0038328E"/>
  </w:style>
  <w:style w:type="character" w:styleId="CommentReference">
    <w:name w:val="annotation reference"/>
    <w:basedOn w:val="DefaultParagraphFont"/>
    <w:uiPriority w:val="99"/>
    <w:semiHidden/>
    <w:unhideWhenUsed/>
    <w:rsid w:val="000F0FC4"/>
    <w:rPr>
      <w:sz w:val="16"/>
      <w:szCs w:val="16"/>
    </w:rPr>
  </w:style>
  <w:style w:type="paragraph" w:styleId="CommentText">
    <w:name w:val="annotation text"/>
    <w:basedOn w:val="Normal"/>
    <w:link w:val="CommentTextChar"/>
    <w:uiPriority w:val="99"/>
    <w:semiHidden/>
    <w:unhideWhenUsed/>
    <w:rsid w:val="000F0FC4"/>
    <w:pPr>
      <w:spacing w:line="240" w:lineRule="auto"/>
    </w:pPr>
    <w:rPr>
      <w:sz w:val="20"/>
      <w:szCs w:val="20"/>
    </w:rPr>
  </w:style>
  <w:style w:type="character" w:customStyle="1" w:styleId="CommentTextChar">
    <w:name w:val="Comment Text Char"/>
    <w:basedOn w:val="DefaultParagraphFont"/>
    <w:link w:val="CommentText"/>
    <w:uiPriority w:val="99"/>
    <w:semiHidden/>
    <w:rsid w:val="000F0FC4"/>
    <w:rPr>
      <w:sz w:val="20"/>
      <w:szCs w:val="20"/>
    </w:rPr>
  </w:style>
  <w:style w:type="paragraph" w:styleId="CommentSubject">
    <w:name w:val="annotation subject"/>
    <w:basedOn w:val="CommentText"/>
    <w:next w:val="CommentText"/>
    <w:link w:val="CommentSubjectChar"/>
    <w:uiPriority w:val="99"/>
    <w:semiHidden/>
    <w:unhideWhenUsed/>
    <w:rsid w:val="000F0FC4"/>
    <w:rPr>
      <w:bCs/>
    </w:rPr>
  </w:style>
  <w:style w:type="character" w:customStyle="1" w:styleId="CommentSubjectChar">
    <w:name w:val="Comment Subject Char"/>
    <w:basedOn w:val="CommentTextChar"/>
    <w:link w:val="CommentSubject"/>
    <w:uiPriority w:val="99"/>
    <w:semiHidden/>
    <w:rsid w:val="000F0FC4"/>
    <w:rPr>
      <w:bCs/>
      <w:sz w:val="20"/>
      <w:szCs w:val="20"/>
    </w:rPr>
  </w:style>
  <w:style w:type="paragraph" w:styleId="NormalWeb">
    <w:name w:val="Normal (Web)"/>
    <w:basedOn w:val="Normal"/>
    <w:uiPriority w:val="99"/>
    <w:unhideWhenUsed/>
    <w:rsid w:val="00553DA4"/>
    <w:pPr>
      <w:spacing w:before="100" w:beforeAutospacing="1" w:after="100" w:afterAutospacing="1" w:line="240" w:lineRule="auto"/>
    </w:pPr>
    <w:rPr>
      <w:rFonts w:eastAsia="Times New Roman"/>
      <w:sz w:val="24"/>
      <w:szCs w:val="24"/>
      <w:lang w:eastAsia="ja-JP"/>
    </w:rPr>
  </w:style>
  <w:style w:type="character" w:styleId="Strong">
    <w:name w:val="Strong"/>
    <w:basedOn w:val="DefaultParagraphFont"/>
    <w:uiPriority w:val="22"/>
    <w:qFormat/>
    <w:rsid w:val="003F4910"/>
    <w:rPr>
      <w:b/>
      <w:bCs/>
    </w:rPr>
  </w:style>
  <w:style w:type="character" w:styleId="FollowedHyperlink">
    <w:name w:val="FollowedHyperlink"/>
    <w:basedOn w:val="DefaultParagraphFont"/>
    <w:uiPriority w:val="99"/>
    <w:semiHidden/>
    <w:unhideWhenUsed/>
    <w:rsid w:val="00372A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108">
      <w:bodyDiv w:val="1"/>
      <w:marLeft w:val="0"/>
      <w:marRight w:val="0"/>
      <w:marTop w:val="0"/>
      <w:marBottom w:val="0"/>
      <w:divBdr>
        <w:top w:val="none" w:sz="0" w:space="0" w:color="auto"/>
        <w:left w:val="none" w:sz="0" w:space="0" w:color="auto"/>
        <w:bottom w:val="none" w:sz="0" w:space="0" w:color="auto"/>
        <w:right w:val="none" w:sz="0" w:space="0" w:color="auto"/>
      </w:divBdr>
    </w:div>
    <w:div w:id="46608509">
      <w:bodyDiv w:val="1"/>
      <w:marLeft w:val="0"/>
      <w:marRight w:val="0"/>
      <w:marTop w:val="0"/>
      <w:marBottom w:val="0"/>
      <w:divBdr>
        <w:top w:val="none" w:sz="0" w:space="0" w:color="auto"/>
        <w:left w:val="none" w:sz="0" w:space="0" w:color="auto"/>
        <w:bottom w:val="none" w:sz="0" w:space="0" w:color="auto"/>
        <w:right w:val="none" w:sz="0" w:space="0" w:color="auto"/>
      </w:divBdr>
    </w:div>
    <w:div w:id="62724949">
      <w:bodyDiv w:val="1"/>
      <w:marLeft w:val="0"/>
      <w:marRight w:val="0"/>
      <w:marTop w:val="0"/>
      <w:marBottom w:val="0"/>
      <w:divBdr>
        <w:top w:val="none" w:sz="0" w:space="0" w:color="auto"/>
        <w:left w:val="none" w:sz="0" w:space="0" w:color="auto"/>
        <w:bottom w:val="none" w:sz="0" w:space="0" w:color="auto"/>
        <w:right w:val="none" w:sz="0" w:space="0" w:color="auto"/>
      </w:divBdr>
    </w:div>
    <w:div w:id="93520576">
      <w:bodyDiv w:val="1"/>
      <w:marLeft w:val="0"/>
      <w:marRight w:val="0"/>
      <w:marTop w:val="0"/>
      <w:marBottom w:val="0"/>
      <w:divBdr>
        <w:top w:val="none" w:sz="0" w:space="0" w:color="auto"/>
        <w:left w:val="none" w:sz="0" w:space="0" w:color="auto"/>
        <w:bottom w:val="none" w:sz="0" w:space="0" w:color="auto"/>
        <w:right w:val="none" w:sz="0" w:space="0" w:color="auto"/>
      </w:divBdr>
    </w:div>
    <w:div w:id="115371885">
      <w:bodyDiv w:val="1"/>
      <w:marLeft w:val="0"/>
      <w:marRight w:val="0"/>
      <w:marTop w:val="0"/>
      <w:marBottom w:val="0"/>
      <w:divBdr>
        <w:top w:val="none" w:sz="0" w:space="0" w:color="auto"/>
        <w:left w:val="none" w:sz="0" w:space="0" w:color="auto"/>
        <w:bottom w:val="none" w:sz="0" w:space="0" w:color="auto"/>
        <w:right w:val="none" w:sz="0" w:space="0" w:color="auto"/>
      </w:divBdr>
    </w:div>
    <w:div w:id="117309820">
      <w:bodyDiv w:val="1"/>
      <w:marLeft w:val="0"/>
      <w:marRight w:val="0"/>
      <w:marTop w:val="0"/>
      <w:marBottom w:val="0"/>
      <w:divBdr>
        <w:top w:val="none" w:sz="0" w:space="0" w:color="auto"/>
        <w:left w:val="none" w:sz="0" w:space="0" w:color="auto"/>
        <w:bottom w:val="none" w:sz="0" w:space="0" w:color="auto"/>
        <w:right w:val="none" w:sz="0" w:space="0" w:color="auto"/>
      </w:divBdr>
    </w:div>
    <w:div w:id="117842805">
      <w:bodyDiv w:val="1"/>
      <w:marLeft w:val="0"/>
      <w:marRight w:val="0"/>
      <w:marTop w:val="0"/>
      <w:marBottom w:val="0"/>
      <w:divBdr>
        <w:top w:val="none" w:sz="0" w:space="0" w:color="auto"/>
        <w:left w:val="none" w:sz="0" w:space="0" w:color="auto"/>
        <w:bottom w:val="none" w:sz="0" w:space="0" w:color="auto"/>
        <w:right w:val="none" w:sz="0" w:space="0" w:color="auto"/>
      </w:divBdr>
    </w:div>
    <w:div w:id="132674286">
      <w:bodyDiv w:val="1"/>
      <w:marLeft w:val="0"/>
      <w:marRight w:val="0"/>
      <w:marTop w:val="0"/>
      <w:marBottom w:val="0"/>
      <w:divBdr>
        <w:top w:val="none" w:sz="0" w:space="0" w:color="auto"/>
        <w:left w:val="none" w:sz="0" w:space="0" w:color="auto"/>
        <w:bottom w:val="none" w:sz="0" w:space="0" w:color="auto"/>
        <w:right w:val="none" w:sz="0" w:space="0" w:color="auto"/>
      </w:divBdr>
    </w:div>
    <w:div w:id="136454454">
      <w:bodyDiv w:val="1"/>
      <w:marLeft w:val="0"/>
      <w:marRight w:val="0"/>
      <w:marTop w:val="0"/>
      <w:marBottom w:val="0"/>
      <w:divBdr>
        <w:top w:val="none" w:sz="0" w:space="0" w:color="auto"/>
        <w:left w:val="none" w:sz="0" w:space="0" w:color="auto"/>
        <w:bottom w:val="none" w:sz="0" w:space="0" w:color="auto"/>
        <w:right w:val="none" w:sz="0" w:space="0" w:color="auto"/>
      </w:divBdr>
    </w:div>
    <w:div w:id="218325217">
      <w:bodyDiv w:val="1"/>
      <w:marLeft w:val="0"/>
      <w:marRight w:val="0"/>
      <w:marTop w:val="0"/>
      <w:marBottom w:val="0"/>
      <w:divBdr>
        <w:top w:val="none" w:sz="0" w:space="0" w:color="auto"/>
        <w:left w:val="none" w:sz="0" w:space="0" w:color="auto"/>
        <w:bottom w:val="none" w:sz="0" w:space="0" w:color="auto"/>
        <w:right w:val="none" w:sz="0" w:space="0" w:color="auto"/>
      </w:divBdr>
    </w:div>
    <w:div w:id="226041249">
      <w:bodyDiv w:val="1"/>
      <w:marLeft w:val="0"/>
      <w:marRight w:val="0"/>
      <w:marTop w:val="0"/>
      <w:marBottom w:val="0"/>
      <w:divBdr>
        <w:top w:val="none" w:sz="0" w:space="0" w:color="auto"/>
        <w:left w:val="none" w:sz="0" w:space="0" w:color="auto"/>
        <w:bottom w:val="none" w:sz="0" w:space="0" w:color="auto"/>
        <w:right w:val="none" w:sz="0" w:space="0" w:color="auto"/>
      </w:divBdr>
    </w:div>
    <w:div w:id="254168672">
      <w:bodyDiv w:val="1"/>
      <w:marLeft w:val="0"/>
      <w:marRight w:val="0"/>
      <w:marTop w:val="0"/>
      <w:marBottom w:val="0"/>
      <w:divBdr>
        <w:top w:val="none" w:sz="0" w:space="0" w:color="auto"/>
        <w:left w:val="none" w:sz="0" w:space="0" w:color="auto"/>
        <w:bottom w:val="none" w:sz="0" w:space="0" w:color="auto"/>
        <w:right w:val="none" w:sz="0" w:space="0" w:color="auto"/>
      </w:divBdr>
      <w:divsChild>
        <w:div w:id="2077392715">
          <w:marLeft w:val="0"/>
          <w:marRight w:val="0"/>
          <w:marTop w:val="0"/>
          <w:marBottom w:val="0"/>
          <w:divBdr>
            <w:top w:val="single" w:sz="2" w:space="0" w:color="auto"/>
            <w:left w:val="single" w:sz="2" w:space="0" w:color="auto"/>
            <w:bottom w:val="single" w:sz="2" w:space="0" w:color="auto"/>
            <w:right w:val="single" w:sz="2" w:space="0" w:color="auto"/>
          </w:divBdr>
        </w:div>
        <w:div w:id="3557674">
          <w:marLeft w:val="0"/>
          <w:marRight w:val="0"/>
          <w:marTop w:val="0"/>
          <w:marBottom w:val="0"/>
          <w:divBdr>
            <w:top w:val="single" w:sz="2" w:space="0" w:color="auto"/>
            <w:left w:val="single" w:sz="2" w:space="0" w:color="auto"/>
            <w:bottom w:val="single" w:sz="2" w:space="0" w:color="auto"/>
            <w:right w:val="single" w:sz="2" w:space="0" w:color="auto"/>
          </w:divBdr>
        </w:div>
        <w:div w:id="1670938066">
          <w:marLeft w:val="0"/>
          <w:marRight w:val="0"/>
          <w:marTop w:val="0"/>
          <w:marBottom w:val="0"/>
          <w:divBdr>
            <w:top w:val="single" w:sz="2" w:space="0" w:color="auto"/>
            <w:left w:val="single" w:sz="2" w:space="0" w:color="auto"/>
            <w:bottom w:val="single" w:sz="2" w:space="0" w:color="auto"/>
            <w:right w:val="single" w:sz="2" w:space="0" w:color="auto"/>
          </w:divBdr>
        </w:div>
      </w:divsChild>
    </w:div>
    <w:div w:id="284122900">
      <w:bodyDiv w:val="1"/>
      <w:marLeft w:val="0"/>
      <w:marRight w:val="0"/>
      <w:marTop w:val="0"/>
      <w:marBottom w:val="0"/>
      <w:divBdr>
        <w:top w:val="none" w:sz="0" w:space="0" w:color="auto"/>
        <w:left w:val="none" w:sz="0" w:space="0" w:color="auto"/>
        <w:bottom w:val="none" w:sz="0" w:space="0" w:color="auto"/>
        <w:right w:val="none" w:sz="0" w:space="0" w:color="auto"/>
      </w:divBdr>
    </w:div>
    <w:div w:id="321785179">
      <w:bodyDiv w:val="1"/>
      <w:marLeft w:val="0"/>
      <w:marRight w:val="0"/>
      <w:marTop w:val="0"/>
      <w:marBottom w:val="0"/>
      <w:divBdr>
        <w:top w:val="none" w:sz="0" w:space="0" w:color="auto"/>
        <w:left w:val="none" w:sz="0" w:space="0" w:color="auto"/>
        <w:bottom w:val="none" w:sz="0" w:space="0" w:color="auto"/>
        <w:right w:val="none" w:sz="0" w:space="0" w:color="auto"/>
      </w:divBdr>
    </w:div>
    <w:div w:id="332685564">
      <w:bodyDiv w:val="1"/>
      <w:marLeft w:val="0"/>
      <w:marRight w:val="0"/>
      <w:marTop w:val="0"/>
      <w:marBottom w:val="0"/>
      <w:divBdr>
        <w:top w:val="none" w:sz="0" w:space="0" w:color="auto"/>
        <w:left w:val="none" w:sz="0" w:space="0" w:color="auto"/>
        <w:bottom w:val="none" w:sz="0" w:space="0" w:color="auto"/>
        <w:right w:val="none" w:sz="0" w:space="0" w:color="auto"/>
      </w:divBdr>
    </w:div>
    <w:div w:id="345599815">
      <w:bodyDiv w:val="1"/>
      <w:marLeft w:val="0"/>
      <w:marRight w:val="0"/>
      <w:marTop w:val="0"/>
      <w:marBottom w:val="0"/>
      <w:divBdr>
        <w:top w:val="none" w:sz="0" w:space="0" w:color="auto"/>
        <w:left w:val="none" w:sz="0" w:space="0" w:color="auto"/>
        <w:bottom w:val="none" w:sz="0" w:space="0" w:color="auto"/>
        <w:right w:val="none" w:sz="0" w:space="0" w:color="auto"/>
      </w:divBdr>
    </w:div>
    <w:div w:id="352415007">
      <w:bodyDiv w:val="1"/>
      <w:marLeft w:val="0"/>
      <w:marRight w:val="0"/>
      <w:marTop w:val="0"/>
      <w:marBottom w:val="0"/>
      <w:divBdr>
        <w:top w:val="none" w:sz="0" w:space="0" w:color="auto"/>
        <w:left w:val="none" w:sz="0" w:space="0" w:color="auto"/>
        <w:bottom w:val="none" w:sz="0" w:space="0" w:color="auto"/>
        <w:right w:val="none" w:sz="0" w:space="0" w:color="auto"/>
      </w:divBdr>
    </w:div>
    <w:div w:id="386875848">
      <w:bodyDiv w:val="1"/>
      <w:marLeft w:val="0"/>
      <w:marRight w:val="0"/>
      <w:marTop w:val="0"/>
      <w:marBottom w:val="0"/>
      <w:divBdr>
        <w:top w:val="none" w:sz="0" w:space="0" w:color="auto"/>
        <w:left w:val="none" w:sz="0" w:space="0" w:color="auto"/>
        <w:bottom w:val="none" w:sz="0" w:space="0" w:color="auto"/>
        <w:right w:val="none" w:sz="0" w:space="0" w:color="auto"/>
      </w:divBdr>
    </w:div>
    <w:div w:id="426312854">
      <w:bodyDiv w:val="1"/>
      <w:marLeft w:val="0"/>
      <w:marRight w:val="0"/>
      <w:marTop w:val="0"/>
      <w:marBottom w:val="0"/>
      <w:divBdr>
        <w:top w:val="none" w:sz="0" w:space="0" w:color="auto"/>
        <w:left w:val="none" w:sz="0" w:space="0" w:color="auto"/>
        <w:bottom w:val="none" w:sz="0" w:space="0" w:color="auto"/>
        <w:right w:val="none" w:sz="0" w:space="0" w:color="auto"/>
      </w:divBdr>
    </w:div>
    <w:div w:id="438795519">
      <w:bodyDiv w:val="1"/>
      <w:marLeft w:val="0"/>
      <w:marRight w:val="0"/>
      <w:marTop w:val="0"/>
      <w:marBottom w:val="0"/>
      <w:divBdr>
        <w:top w:val="none" w:sz="0" w:space="0" w:color="auto"/>
        <w:left w:val="none" w:sz="0" w:space="0" w:color="auto"/>
        <w:bottom w:val="none" w:sz="0" w:space="0" w:color="auto"/>
        <w:right w:val="none" w:sz="0" w:space="0" w:color="auto"/>
      </w:divBdr>
    </w:div>
    <w:div w:id="550532365">
      <w:bodyDiv w:val="1"/>
      <w:marLeft w:val="0"/>
      <w:marRight w:val="0"/>
      <w:marTop w:val="0"/>
      <w:marBottom w:val="0"/>
      <w:divBdr>
        <w:top w:val="none" w:sz="0" w:space="0" w:color="auto"/>
        <w:left w:val="none" w:sz="0" w:space="0" w:color="auto"/>
        <w:bottom w:val="none" w:sz="0" w:space="0" w:color="auto"/>
        <w:right w:val="none" w:sz="0" w:space="0" w:color="auto"/>
      </w:divBdr>
    </w:div>
    <w:div w:id="564604907">
      <w:bodyDiv w:val="1"/>
      <w:marLeft w:val="0"/>
      <w:marRight w:val="0"/>
      <w:marTop w:val="0"/>
      <w:marBottom w:val="0"/>
      <w:divBdr>
        <w:top w:val="none" w:sz="0" w:space="0" w:color="auto"/>
        <w:left w:val="none" w:sz="0" w:space="0" w:color="auto"/>
        <w:bottom w:val="none" w:sz="0" w:space="0" w:color="auto"/>
        <w:right w:val="none" w:sz="0" w:space="0" w:color="auto"/>
      </w:divBdr>
    </w:div>
    <w:div w:id="642468227">
      <w:bodyDiv w:val="1"/>
      <w:marLeft w:val="0"/>
      <w:marRight w:val="0"/>
      <w:marTop w:val="0"/>
      <w:marBottom w:val="0"/>
      <w:divBdr>
        <w:top w:val="none" w:sz="0" w:space="0" w:color="auto"/>
        <w:left w:val="none" w:sz="0" w:space="0" w:color="auto"/>
        <w:bottom w:val="none" w:sz="0" w:space="0" w:color="auto"/>
        <w:right w:val="none" w:sz="0" w:space="0" w:color="auto"/>
      </w:divBdr>
    </w:div>
    <w:div w:id="665397352">
      <w:bodyDiv w:val="1"/>
      <w:marLeft w:val="0"/>
      <w:marRight w:val="0"/>
      <w:marTop w:val="0"/>
      <w:marBottom w:val="0"/>
      <w:divBdr>
        <w:top w:val="none" w:sz="0" w:space="0" w:color="auto"/>
        <w:left w:val="none" w:sz="0" w:space="0" w:color="auto"/>
        <w:bottom w:val="none" w:sz="0" w:space="0" w:color="auto"/>
        <w:right w:val="none" w:sz="0" w:space="0" w:color="auto"/>
      </w:divBdr>
    </w:div>
    <w:div w:id="765419916">
      <w:bodyDiv w:val="1"/>
      <w:marLeft w:val="0"/>
      <w:marRight w:val="0"/>
      <w:marTop w:val="0"/>
      <w:marBottom w:val="0"/>
      <w:divBdr>
        <w:top w:val="none" w:sz="0" w:space="0" w:color="auto"/>
        <w:left w:val="none" w:sz="0" w:space="0" w:color="auto"/>
        <w:bottom w:val="none" w:sz="0" w:space="0" w:color="auto"/>
        <w:right w:val="none" w:sz="0" w:space="0" w:color="auto"/>
      </w:divBdr>
    </w:div>
    <w:div w:id="782966257">
      <w:bodyDiv w:val="1"/>
      <w:marLeft w:val="0"/>
      <w:marRight w:val="0"/>
      <w:marTop w:val="0"/>
      <w:marBottom w:val="0"/>
      <w:divBdr>
        <w:top w:val="none" w:sz="0" w:space="0" w:color="auto"/>
        <w:left w:val="none" w:sz="0" w:space="0" w:color="auto"/>
        <w:bottom w:val="none" w:sz="0" w:space="0" w:color="auto"/>
        <w:right w:val="none" w:sz="0" w:space="0" w:color="auto"/>
      </w:divBdr>
    </w:div>
    <w:div w:id="787509802">
      <w:bodyDiv w:val="1"/>
      <w:marLeft w:val="0"/>
      <w:marRight w:val="0"/>
      <w:marTop w:val="0"/>
      <w:marBottom w:val="0"/>
      <w:divBdr>
        <w:top w:val="none" w:sz="0" w:space="0" w:color="auto"/>
        <w:left w:val="none" w:sz="0" w:space="0" w:color="auto"/>
        <w:bottom w:val="none" w:sz="0" w:space="0" w:color="auto"/>
        <w:right w:val="none" w:sz="0" w:space="0" w:color="auto"/>
      </w:divBdr>
      <w:divsChild>
        <w:div w:id="1678658400">
          <w:marLeft w:val="0"/>
          <w:marRight w:val="0"/>
          <w:marTop w:val="0"/>
          <w:marBottom w:val="0"/>
          <w:divBdr>
            <w:top w:val="single" w:sz="2" w:space="0" w:color="auto"/>
            <w:left w:val="single" w:sz="2" w:space="0" w:color="auto"/>
            <w:bottom w:val="single" w:sz="2" w:space="0" w:color="auto"/>
            <w:right w:val="single" w:sz="2" w:space="0" w:color="auto"/>
          </w:divBdr>
        </w:div>
      </w:divsChild>
    </w:div>
    <w:div w:id="816997768">
      <w:bodyDiv w:val="1"/>
      <w:marLeft w:val="0"/>
      <w:marRight w:val="0"/>
      <w:marTop w:val="0"/>
      <w:marBottom w:val="0"/>
      <w:divBdr>
        <w:top w:val="none" w:sz="0" w:space="0" w:color="auto"/>
        <w:left w:val="none" w:sz="0" w:space="0" w:color="auto"/>
        <w:bottom w:val="none" w:sz="0" w:space="0" w:color="auto"/>
        <w:right w:val="none" w:sz="0" w:space="0" w:color="auto"/>
      </w:divBdr>
    </w:div>
    <w:div w:id="836650692">
      <w:bodyDiv w:val="1"/>
      <w:marLeft w:val="0"/>
      <w:marRight w:val="0"/>
      <w:marTop w:val="0"/>
      <w:marBottom w:val="0"/>
      <w:divBdr>
        <w:top w:val="none" w:sz="0" w:space="0" w:color="auto"/>
        <w:left w:val="none" w:sz="0" w:space="0" w:color="auto"/>
        <w:bottom w:val="none" w:sz="0" w:space="0" w:color="auto"/>
        <w:right w:val="none" w:sz="0" w:space="0" w:color="auto"/>
      </w:divBdr>
    </w:div>
    <w:div w:id="841748962">
      <w:bodyDiv w:val="1"/>
      <w:marLeft w:val="0"/>
      <w:marRight w:val="0"/>
      <w:marTop w:val="0"/>
      <w:marBottom w:val="0"/>
      <w:divBdr>
        <w:top w:val="none" w:sz="0" w:space="0" w:color="auto"/>
        <w:left w:val="none" w:sz="0" w:space="0" w:color="auto"/>
        <w:bottom w:val="none" w:sz="0" w:space="0" w:color="auto"/>
        <w:right w:val="none" w:sz="0" w:space="0" w:color="auto"/>
      </w:divBdr>
    </w:div>
    <w:div w:id="866792996">
      <w:bodyDiv w:val="1"/>
      <w:marLeft w:val="0"/>
      <w:marRight w:val="0"/>
      <w:marTop w:val="0"/>
      <w:marBottom w:val="0"/>
      <w:divBdr>
        <w:top w:val="none" w:sz="0" w:space="0" w:color="auto"/>
        <w:left w:val="none" w:sz="0" w:space="0" w:color="auto"/>
        <w:bottom w:val="none" w:sz="0" w:space="0" w:color="auto"/>
        <w:right w:val="none" w:sz="0" w:space="0" w:color="auto"/>
      </w:divBdr>
    </w:div>
    <w:div w:id="895968747">
      <w:bodyDiv w:val="1"/>
      <w:marLeft w:val="0"/>
      <w:marRight w:val="0"/>
      <w:marTop w:val="0"/>
      <w:marBottom w:val="0"/>
      <w:divBdr>
        <w:top w:val="none" w:sz="0" w:space="0" w:color="auto"/>
        <w:left w:val="none" w:sz="0" w:space="0" w:color="auto"/>
        <w:bottom w:val="none" w:sz="0" w:space="0" w:color="auto"/>
        <w:right w:val="none" w:sz="0" w:space="0" w:color="auto"/>
      </w:divBdr>
    </w:div>
    <w:div w:id="899173295">
      <w:bodyDiv w:val="1"/>
      <w:marLeft w:val="0"/>
      <w:marRight w:val="0"/>
      <w:marTop w:val="0"/>
      <w:marBottom w:val="0"/>
      <w:divBdr>
        <w:top w:val="none" w:sz="0" w:space="0" w:color="auto"/>
        <w:left w:val="none" w:sz="0" w:space="0" w:color="auto"/>
        <w:bottom w:val="none" w:sz="0" w:space="0" w:color="auto"/>
        <w:right w:val="none" w:sz="0" w:space="0" w:color="auto"/>
      </w:divBdr>
    </w:div>
    <w:div w:id="912205755">
      <w:bodyDiv w:val="1"/>
      <w:marLeft w:val="0"/>
      <w:marRight w:val="0"/>
      <w:marTop w:val="0"/>
      <w:marBottom w:val="0"/>
      <w:divBdr>
        <w:top w:val="none" w:sz="0" w:space="0" w:color="auto"/>
        <w:left w:val="none" w:sz="0" w:space="0" w:color="auto"/>
        <w:bottom w:val="none" w:sz="0" w:space="0" w:color="auto"/>
        <w:right w:val="none" w:sz="0" w:space="0" w:color="auto"/>
      </w:divBdr>
    </w:div>
    <w:div w:id="946691646">
      <w:bodyDiv w:val="1"/>
      <w:marLeft w:val="0"/>
      <w:marRight w:val="0"/>
      <w:marTop w:val="0"/>
      <w:marBottom w:val="0"/>
      <w:divBdr>
        <w:top w:val="none" w:sz="0" w:space="0" w:color="auto"/>
        <w:left w:val="none" w:sz="0" w:space="0" w:color="auto"/>
        <w:bottom w:val="none" w:sz="0" w:space="0" w:color="auto"/>
        <w:right w:val="none" w:sz="0" w:space="0" w:color="auto"/>
      </w:divBdr>
    </w:div>
    <w:div w:id="1000933419">
      <w:bodyDiv w:val="1"/>
      <w:marLeft w:val="0"/>
      <w:marRight w:val="0"/>
      <w:marTop w:val="0"/>
      <w:marBottom w:val="0"/>
      <w:divBdr>
        <w:top w:val="none" w:sz="0" w:space="0" w:color="auto"/>
        <w:left w:val="none" w:sz="0" w:space="0" w:color="auto"/>
        <w:bottom w:val="none" w:sz="0" w:space="0" w:color="auto"/>
        <w:right w:val="none" w:sz="0" w:space="0" w:color="auto"/>
      </w:divBdr>
    </w:div>
    <w:div w:id="1016466175">
      <w:bodyDiv w:val="1"/>
      <w:marLeft w:val="0"/>
      <w:marRight w:val="0"/>
      <w:marTop w:val="0"/>
      <w:marBottom w:val="0"/>
      <w:divBdr>
        <w:top w:val="none" w:sz="0" w:space="0" w:color="auto"/>
        <w:left w:val="none" w:sz="0" w:space="0" w:color="auto"/>
        <w:bottom w:val="none" w:sz="0" w:space="0" w:color="auto"/>
        <w:right w:val="none" w:sz="0" w:space="0" w:color="auto"/>
      </w:divBdr>
    </w:div>
    <w:div w:id="1026099670">
      <w:bodyDiv w:val="1"/>
      <w:marLeft w:val="0"/>
      <w:marRight w:val="0"/>
      <w:marTop w:val="0"/>
      <w:marBottom w:val="0"/>
      <w:divBdr>
        <w:top w:val="none" w:sz="0" w:space="0" w:color="auto"/>
        <w:left w:val="none" w:sz="0" w:space="0" w:color="auto"/>
        <w:bottom w:val="none" w:sz="0" w:space="0" w:color="auto"/>
        <w:right w:val="none" w:sz="0" w:space="0" w:color="auto"/>
      </w:divBdr>
    </w:div>
    <w:div w:id="1046830625">
      <w:bodyDiv w:val="1"/>
      <w:marLeft w:val="0"/>
      <w:marRight w:val="0"/>
      <w:marTop w:val="0"/>
      <w:marBottom w:val="0"/>
      <w:divBdr>
        <w:top w:val="none" w:sz="0" w:space="0" w:color="auto"/>
        <w:left w:val="none" w:sz="0" w:space="0" w:color="auto"/>
        <w:bottom w:val="none" w:sz="0" w:space="0" w:color="auto"/>
        <w:right w:val="none" w:sz="0" w:space="0" w:color="auto"/>
      </w:divBdr>
    </w:div>
    <w:div w:id="1052072958">
      <w:bodyDiv w:val="1"/>
      <w:marLeft w:val="0"/>
      <w:marRight w:val="0"/>
      <w:marTop w:val="0"/>
      <w:marBottom w:val="0"/>
      <w:divBdr>
        <w:top w:val="none" w:sz="0" w:space="0" w:color="auto"/>
        <w:left w:val="none" w:sz="0" w:space="0" w:color="auto"/>
        <w:bottom w:val="none" w:sz="0" w:space="0" w:color="auto"/>
        <w:right w:val="none" w:sz="0" w:space="0" w:color="auto"/>
      </w:divBdr>
    </w:div>
    <w:div w:id="1116483999">
      <w:bodyDiv w:val="1"/>
      <w:marLeft w:val="0"/>
      <w:marRight w:val="0"/>
      <w:marTop w:val="0"/>
      <w:marBottom w:val="0"/>
      <w:divBdr>
        <w:top w:val="none" w:sz="0" w:space="0" w:color="auto"/>
        <w:left w:val="none" w:sz="0" w:space="0" w:color="auto"/>
        <w:bottom w:val="none" w:sz="0" w:space="0" w:color="auto"/>
        <w:right w:val="none" w:sz="0" w:space="0" w:color="auto"/>
      </w:divBdr>
    </w:div>
    <w:div w:id="1188055926">
      <w:bodyDiv w:val="1"/>
      <w:marLeft w:val="0"/>
      <w:marRight w:val="0"/>
      <w:marTop w:val="0"/>
      <w:marBottom w:val="0"/>
      <w:divBdr>
        <w:top w:val="none" w:sz="0" w:space="0" w:color="auto"/>
        <w:left w:val="none" w:sz="0" w:space="0" w:color="auto"/>
        <w:bottom w:val="none" w:sz="0" w:space="0" w:color="auto"/>
        <w:right w:val="none" w:sz="0" w:space="0" w:color="auto"/>
      </w:divBdr>
    </w:div>
    <w:div w:id="1207915873">
      <w:bodyDiv w:val="1"/>
      <w:marLeft w:val="0"/>
      <w:marRight w:val="0"/>
      <w:marTop w:val="0"/>
      <w:marBottom w:val="0"/>
      <w:divBdr>
        <w:top w:val="none" w:sz="0" w:space="0" w:color="auto"/>
        <w:left w:val="none" w:sz="0" w:space="0" w:color="auto"/>
        <w:bottom w:val="none" w:sz="0" w:space="0" w:color="auto"/>
        <w:right w:val="none" w:sz="0" w:space="0" w:color="auto"/>
      </w:divBdr>
    </w:div>
    <w:div w:id="1238053828">
      <w:bodyDiv w:val="1"/>
      <w:marLeft w:val="0"/>
      <w:marRight w:val="0"/>
      <w:marTop w:val="0"/>
      <w:marBottom w:val="0"/>
      <w:divBdr>
        <w:top w:val="none" w:sz="0" w:space="0" w:color="auto"/>
        <w:left w:val="none" w:sz="0" w:space="0" w:color="auto"/>
        <w:bottom w:val="none" w:sz="0" w:space="0" w:color="auto"/>
        <w:right w:val="none" w:sz="0" w:space="0" w:color="auto"/>
      </w:divBdr>
    </w:div>
    <w:div w:id="1247039438">
      <w:bodyDiv w:val="1"/>
      <w:marLeft w:val="0"/>
      <w:marRight w:val="0"/>
      <w:marTop w:val="0"/>
      <w:marBottom w:val="0"/>
      <w:divBdr>
        <w:top w:val="none" w:sz="0" w:space="0" w:color="auto"/>
        <w:left w:val="none" w:sz="0" w:space="0" w:color="auto"/>
        <w:bottom w:val="none" w:sz="0" w:space="0" w:color="auto"/>
        <w:right w:val="none" w:sz="0" w:space="0" w:color="auto"/>
      </w:divBdr>
    </w:div>
    <w:div w:id="1271665435">
      <w:bodyDiv w:val="1"/>
      <w:marLeft w:val="0"/>
      <w:marRight w:val="0"/>
      <w:marTop w:val="0"/>
      <w:marBottom w:val="0"/>
      <w:divBdr>
        <w:top w:val="none" w:sz="0" w:space="0" w:color="auto"/>
        <w:left w:val="none" w:sz="0" w:space="0" w:color="auto"/>
        <w:bottom w:val="none" w:sz="0" w:space="0" w:color="auto"/>
        <w:right w:val="none" w:sz="0" w:space="0" w:color="auto"/>
      </w:divBdr>
    </w:div>
    <w:div w:id="1303537357">
      <w:bodyDiv w:val="1"/>
      <w:marLeft w:val="0"/>
      <w:marRight w:val="0"/>
      <w:marTop w:val="0"/>
      <w:marBottom w:val="0"/>
      <w:divBdr>
        <w:top w:val="none" w:sz="0" w:space="0" w:color="auto"/>
        <w:left w:val="none" w:sz="0" w:space="0" w:color="auto"/>
        <w:bottom w:val="none" w:sz="0" w:space="0" w:color="auto"/>
        <w:right w:val="none" w:sz="0" w:space="0" w:color="auto"/>
      </w:divBdr>
    </w:div>
    <w:div w:id="1323386542">
      <w:bodyDiv w:val="1"/>
      <w:marLeft w:val="0"/>
      <w:marRight w:val="0"/>
      <w:marTop w:val="0"/>
      <w:marBottom w:val="0"/>
      <w:divBdr>
        <w:top w:val="none" w:sz="0" w:space="0" w:color="auto"/>
        <w:left w:val="none" w:sz="0" w:space="0" w:color="auto"/>
        <w:bottom w:val="none" w:sz="0" w:space="0" w:color="auto"/>
        <w:right w:val="none" w:sz="0" w:space="0" w:color="auto"/>
      </w:divBdr>
    </w:div>
    <w:div w:id="1324046679">
      <w:bodyDiv w:val="1"/>
      <w:marLeft w:val="0"/>
      <w:marRight w:val="0"/>
      <w:marTop w:val="0"/>
      <w:marBottom w:val="0"/>
      <w:divBdr>
        <w:top w:val="none" w:sz="0" w:space="0" w:color="auto"/>
        <w:left w:val="none" w:sz="0" w:space="0" w:color="auto"/>
        <w:bottom w:val="none" w:sz="0" w:space="0" w:color="auto"/>
        <w:right w:val="none" w:sz="0" w:space="0" w:color="auto"/>
      </w:divBdr>
    </w:div>
    <w:div w:id="1345934460">
      <w:bodyDiv w:val="1"/>
      <w:marLeft w:val="0"/>
      <w:marRight w:val="0"/>
      <w:marTop w:val="0"/>
      <w:marBottom w:val="0"/>
      <w:divBdr>
        <w:top w:val="none" w:sz="0" w:space="0" w:color="auto"/>
        <w:left w:val="none" w:sz="0" w:space="0" w:color="auto"/>
        <w:bottom w:val="none" w:sz="0" w:space="0" w:color="auto"/>
        <w:right w:val="none" w:sz="0" w:space="0" w:color="auto"/>
      </w:divBdr>
    </w:div>
    <w:div w:id="1377848366">
      <w:bodyDiv w:val="1"/>
      <w:marLeft w:val="0"/>
      <w:marRight w:val="0"/>
      <w:marTop w:val="0"/>
      <w:marBottom w:val="0"/>
      <w:divBdr>
        <w:top w:val="none" w:sz="0" w:space="0" w:color="auto"/>
        <w:left w:val="none" w:sz="0" w:space="0" w:color="auto"/>
        <w:bottom w:val="none" w:sz="0" w:space="0" w:color="auto"/>
        <w:right w:val="none" w:sz="0" w:space="0" w:color="auto"/>
      </w:divBdr>
    </w:div>
    <w:div w:id="1422529195">
      <w:bodyDiv w:val="1"/>
      <w:marLeft w:val="0"/>
      <w:marRight w:val="0"/>
      <w:marTop w:val="0"/>
      <w:marBottom w:val="0"/>
      <w:divBdr>
        <w:top w:val="none" w:sz="0" w:space="0" w:color="auto"/>
        <w:left w:val="none" w:sz="0" w:space="0" w:color="auto"/>
        <w:bottom w:val="none" w:sz="0" w:space="0" w:color="auto"/>
        <w:right w:val="none" w:sz="0" w:space="0" w:color="auto"/>
      </w:divBdr>
    </w:div>
    <w:div w:id="1455976617">
      <w:bodyDiv w:val="1"/>
      <w:marLeft w:val="0"/>
      <w:marRight w:val="0"/>
      <w:marTop w:val="0"/>
      <w:marBottom w:val="0"/>
      <w:divBdr>
        <w:top w:val="none" w:sz="0" w:space="0" w:color="auto"/>
        <w:left w:val="none" w:sz="0" w:space="0" w:color="auto"/>
        <w:bottom w:val="none" w:sz="0" w:space="0" w:color="auto"/>
        <w:right w:val="none" w:sz="0" w:space="0" w:color="auto"/>
      </w:divBdr>
    </w:div>
    <w:div w:id="1463383837">
      <w:bodyDiv w:val="1"/>
      <w:marLeft w:val="0"/>
      <w:marRight w:val="0"/>
      <w:marTop w:val="0"/>
      <w:marBottom w:val="0"/>
      <w:divBdr>
        <w:top w:val="none" w:sz="0" w:space="0" w:color="auto"/>
        <w:left w:val="none" w:sz="0" w:space="0" w:color="auto"/>
        <w:bottom w:val="none" w:sz="0" w:space="0" w:color="auto"/>
        <w:right w:val="none" w:sz="0" w:space="0" w:color="auto"/>
      </w:divBdr>
    </w:div>
    <w:div w:id="1498883927">
      <w:bodyDiv w:val="1"/>
      <w:marLeft w:val="0"/>
      <w:marRight w:val="0"/>
      <w:marTop w:val="0"/>
      <w:marBottom w:val="0"/>
      <w:divBdr>
        <w:top w:val="none" w:sz="0" w:space="0" w:color="auto"/>
        <w:left w:val="none" w:sz="0" w:space="0" w:color="auto"/>
        <w:bottom w:val="none" w:sz="0" w:space="0" w:color="auto"/>
        <w:right w:val="none" w:sz="0" w:space="0" w:color="auto"/>
      </w:divBdr>
    </w:div>
    <w:div w:id="1504203373">
      <w:bodyDiv w:val="1"/>
      <w:marLeft w:val="0"/>
      <w:marRight w:val="0"/>
      <w:marTop w:val="0"/>
      <w:marBottom w:val="0"/>
      <w:divBdr>
        <w:top w:val="none" w:sz="0" w:space="0" w:color="auto"/>
        <w:left w:val="none" w:sz="0" w:space="0" w:color="auto"/>
        <w:bottom w:val="none" w:sz="0" w:space="0" w:color="auto"/>
        <w:right w:val="none" w:sz="0" w:space="0" w:color="auto"/>
      </w:divBdr>
    </w:div>
    <w:div w:id="1590040047">
      <w:bodyDiv w:val="1"/>
      <w:marLeft w:val="0"/>
      <w:marRight w:val="0"/>
      <w:marTop w:val="0"/>
      <w:marBottom w:val="0"/>
      <w:divBdr>
        <w:top w:val="none" w:sz="0" w:space="0" w:color="auto"/>
        <w:left w:val="none" w:sz="0" w:space="0" w:color="auto"/>
        <w:bottom w:val="none" w:sz="0" w:space="0" w:color="auto"/>
        <w:right w:val="none" w:sz="0" w:space="0" w:color="auto"/>
      </w:divBdr>
    </w:div>
    <w:div w:id="1596786824">
      <w:bodyDiv w:val="1"/>
      <w:marLeft w:val="0"/>
      <w:marRight w:val="0"/>
      <w:marTop w:val="0"/>
      <w:marBottom w:val="0"/>
      <w:divBdr>
        <w:top w:val="none" w:sz="0" w:space="0" w:color="auto"/>
        <w:left w:val="none" w:sz="0" w:space="0" w:color="auto"/>
        <w:bottom w:val="none" w:sz="0" w:space="0" w:color="auto"/>
        <w:right w:val="none" w:sz="0" w:space="0" w:color="auto"/>
      </w:divBdr>
    </w:div>
    <w:div w:id="1659769065">
      <w:bodyDiv w:val="1"/>
      <w:marLeft w:val="0"/>
      <w:marRight w:val="0"/>
      <w:marTop w:val="0"/>
      <w:marBottom w:val="0"/>
      <w:divBdr>
        <w:top w:val="none" w:sz="0" w:space="0" w:color="auto"/>
        <w:left w:val="none" w:sz="0" w:space="0" w:color="auto"/>
        <w:bottom w:val="none" w:sz="0" w:space="0" w:color="auto"/>
        <w:right w:val="none" w:sz="0" w:space="0" w:color="auto"/>
      </w:divBdr>
    </w:div>
    <w:div w:id="1701776957">
      <w:bodyDiv w:val="1"/>
      <w:marLeft w:val="0"/>
      <w:marRight w:val="0"/>
      <w:marTop w:val="0"/>
      <w:marBottom w:val="0"/>
      <w:divBdr>
        <w:top w:val="none" w:sz="0" w:space="0" w:color="auto"/>
        <w:left w:val="none" w:sz="0" w:space="0" w:color="auto"/>
        <w:bottom w:val="none" w:sz="0" w:space="0" w:color="auto"/>
        <w:right w:val="none" w:sz="0" w:space="0" w:color="auto"/>
      </w:divBdr>
    </w:div>
    <w:div w:id="1740404647">
      <w:bodyDiv w:val="1"/>
      <w:marLeft w:val="0"/>
      <w:marRight w:val="0"/>
      <w:marTop w:val="0"/>
      <w:marBottom w:val="0"/>
      <w:divBdr>
        <w:top w:val="none" w:sz="0" w:space="0" w:color="auto"/>
        <w:left w:val="none" w:sz="0" w:space="0" w:color="auto"/>
        <w:bottom w:val="none" w:sz="0" w:space="0" w:color="auto"/>
        <w:right w:val="none" w:sz="0" w:space="0" w:color="auto"/>
      </w:divBdr>
    </w:div>
    <w:div w:id="1768043034">
      <w:bodyDiv w:val="1"/>
      <w:marLeft w:val="0"/>
      <w:marRight w:val="0"/>
      <w:marTop w:val="0"/>
      <w:marBottom w:val="0"/>
      <w:divBdr>
        <w:top w:val="none" w:sz="0" w:space="0" w:color="auto"/>
        <w:left w:val="none" w:sz="0" w:space="0" w:color="auto"/>
        <w:bottom w:val="none" w:sz="0" w:space="0" w:color="auto"/>
        <w:right w:val="none" w:sz="0" w:space="0" w:color="auto"/>
      </w:divBdr>
    </w:div>
    <w:div w:id="1802921832">
      <w:bodyDiv w:val="1"/>
      <w:marLeft w:val="0"/>
      <w:marRight w:val="0"/>
      <w:marTop w:val="0"/>
      <w:marBottom w:val="0"/>
      <w:divBdr>
        <w:top w:val="none" w:sz="0" w:space="0" w:color="auto"/>
        <w:left w:val="none" w:sz="0" w:space="0" w:color="auto"/>
        <w:bottom w:val="none" w:sz="0" w:space="0" w:color="auto"/>
        <w:right w:val="none" w:sz="0" w:space="0" w:color="auto"/>
      </w:divBdr>
    </w:div>
    <w:div w:id="1879121863">
      <w:bodyDiv w:val="1"/>
      <w:marLeft w:val="0"/>
      <w:marRight w:val="0"/>
      <w:marTop w:val="0"/>
      <w:marBottom w:val="0"/>
      <w:divBdr>
        <w:top w:val="none" w:sz="0" w:space="0" w:color="auto"/>
        <w:left w:val="none" w:sz="0" w:space="0" w:color="auto"/>
        <w:bottom w:val="none" w:sz="0" w:space="0" w:color="auto"/>
        <w:right w:val="none" w:sz="0" w:space="0" w:color="auto"/>
      </w:divBdr>
    </w:div>
    <w:div w:id="1880625684">
      <w:bodyDiv w:val="1"/>
      <w:marLeft w:val="0"/>
      <w:marRight w:val="0"/>
      <w:marTop w:val="0"/>
      <w:marBottom w:val="0"/>
      <w:divBdr>
        <w:top w:val="none" w:sz="0" w:space="0" w:color="auto"/>
        <w:left w:val="none" w:sz="0" w:space="0" w:color="auto"/>
        <w:bottom w:val="none" w:sz="0" w:space="0" w:color="auto"/>
        <w:right w:val="none" w:sz="0" w:space="0" w:color="auto"/>
      </w:divBdr>
    </w:div>
    <w:div w:id="1885750281">
      <w:bodyDiv w:val="1"/>
      <w:marLeft w:val="0"/>
      <w:marRight w:val="0"/>
      <w:marTop w:val="0"/>
      <w:marBottom w:val="0"/>
      <w:divBdr>
        <w:top w:val="none" w:sz="0" w:space="0" w:color="auto"/>
        <w:left w:val="none" w:sz="0" w:space="0" w:color="auto"/>
        <w:bottom w:val="none" w:sz="0" w:space="0" w:color="auto"/>
        <w:right w:val="none" w:sz="0" w:space="0" w:color="auto"/>
      </w:divBdr>
    </w:div>
    <w:div w:id="1890914541">
      <w:bodyDiv w:val="1"/>
      <w:marLeft w:val="0"/>
      <w:marRight w:val="0"/>
      <w:marTop w:val="0"/>
      <w:marBottom w:val="0"/>
      <w:divBdr>
        <w:top w:val="none" w:sz="0" w:space="0" w:color="auto"/>
        <w:left w:val="none" w:sz="0" w:space="0" w:color="auto"/>
        <w:bottom w:val="none" w:sz="0" w:space="0" w:color="auto"/>
        <w:right w:val="none" w:sz="0" w:space="0" w:color="auto"/>
      </w:divBdr>
    </w:div>
    <w:div w:id="1922179537">
      <w:bodyDiv w:val="1"/>
      <w:marLeft w:val="0"/>
      <w:marRight w:val="0"/>
      <w:marTop w:val="0"/>
      <w:marBottom w:val="0"/>
      <w:divBdr>
        <w:top w:val="none" w:sz="0" w:space="0" w:color="auto"/>
        <w:left w:val="none" w:sz="0" w:space="0" w:color="auto"/>
        <w:bottom w:val="none" w:sz="0" w:space="0" w:color="auto"/>
        <w:right w:val="none" w:sz="0" w:space="0" w:color="auto"/>
      </w:divBdr>
    </w:div>
    <w:div w:id="1959990686">
      <w:bodyDiv w:val="1"/>
      <w:marLeft w:val="0"/>
      <w:marRight w:val="0"/>
      <w:marTop w:val="0"/>
      <w:marBottom w:val="0"/>
      <w:divBdr>
        <w:top w:val="none" w:sz="0" w:space="0" w:color="auto"/>
        <w:left w:val="none" w:sz="0" w:space="0" w:color="auto"/>
        <w:bottom w:val="none" w:sz="0" w:space="0" w:color="auto"/>
        <w:right w:val="none" w:sz="0" w:space="0" w:color="auto"/>
      </w:divBdr>
    </w:div>
    <w:div w:id="2074350660">
      <w:bodyDiv w:val="1"/>
      <w:marLeft w:val="0"/>
      <w:marRight w:val="0"/>
      <w:marTop w:val="0"/>
      <w:marBottom w:val="0"/>
      <w:divBdr>
        <w:top w:val="none" w:sz="0" w:space="0" w:color="auto"/>
        <w:left w:val="none" w:sz="0" w:space="0" w:color="auto"/>
        <w:bottom w:val="none" w:sz="0" w:space="0" w:color="auto"/>
        <w:right w:val="none" w:sz="0" w:space="0" w:color="auto"/>
      </w:divBdr>
    </w:div>
    <w:div w:id="2083596543">
      <w:bodyDiv w:val="1"/>
      <w:marLeft w:val="0"/>
      <w:marRight w:val="0"/>
      <w:marTop w:val="0"/>
      <w:marBottom w:val="0"/>
      <w:divBdr>
        <w:top w:val="none" w:sz="0" w:space="0" w:color="auto"/>
        <w:left w:val="none" w:sz="0" w:space="0" w:color="auto"/>
        <w:bottom w:val="none" w:sz="0" w:space="0" w:color="auto"/>
        <w:right w:val="none" w:sz="0" w:space="0" w:color="auto"/>
      </w:divBdr>
    </w:div>
    <w:div w:id="2122920964">
      <w:bodyDiv w:val="1"/>
      <w:marLeft w:val="0"/>
      <w:marRight w:val="0"/>
      <w:marTop w:val="0"/>
      <w:marBottom w:val="0"/>
      <w:divBdr>
        <w:top w:val="none" w:sz="0" w:space="0" w:color="auto"/>
        <w:left w:val="none" w:sz="0" w:space="0" w:color="auto"/>
        <w:bottom w:val="none" w:sz="0" w:space="0" w:color="auto"/>
        <w:right w:val="none" w:sz="0" w:space="0" w:color="auto"/>
      </w:divBdr>
    </w:div>
    <w:div w:id="2130968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A76B84-9BD5-4231-ACFF-7E1C4A60C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1071</TotalTime>
  <Pages>10</Pages>
  <Words>1497</Words>
  <Characters>8538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tam</dc:creator>
  <cp:keywords/>
  <dc:description/>
  <cp:lastModifiedBy>ADMIN</cp:lastModifiedBy>
  <cp:revision>83</cp:revision>
  <dcterms:created xsi:type="dcterms:W3CDTF">2021-11-09T11:29:00Z</dcterms:created>
  <dcterms:modified xsi:type="dcterms:W3CDTF">2025-11-25T01:53:00Z</dcterms:modified>
</cp:coreProperties>
</file>